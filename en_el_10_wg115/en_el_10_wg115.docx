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42"/>
      </w:tblGrid>
      <w:tr w:rsidR="00A93FC4" w:rsidRPr="00C801BF" w14:paraId="1D77C86B" w14:textId="77777777">
        <w:tc>
          <w:tcPr>
            <w:tcW w:w="1696" w:type="dxa"/>
          </w:tcPr>
          <w:p w14:paraId="0B9C3245" w14:textId="74A8CDEC" w:rsidR="00A93FC4" w:rsidRPr="00C801BF" w:rsidRDefault="00492FD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A93FC4" w:rsidRPr="00C801BF">
              <w:rPr>
                <w:b/>
                <w:bCs/>
              </w:rPr>
              <w:t>Board</w:t>
            </w:r>
          </w:p>
        </w:tc>
        <w:tc>
          <w:tcPr>
            <w:tcW w:w="7342" w:type="dxa"/>
          </w:tcPr>
          <w:p w14:paraId="0241481A" w14:textId="77777777" w:rsidR="00A93FC4" w:rsidRPr="00C801BF" w:rsidRDefault="00A93FC4">
            <w:r w:rsidRPr="00C801BF">
              <w:t>MHSB</w:t>
            </w:r>
            <w:r>
              <w:t>/CBSE/ICSE</w:t>
            </w:r>
          </w:p>
        </w:tc>
      </w:tr>
      <w:tr w:rsidR="00A93FC4" w:rsidRPr="00C801BF" w14:paraId="58022CC8" w14:textId="77777777">
        <w:tc>
          <w:tcPr>
            <w:tcW w:w="1696" w:type="dxa"/>
          </w:tcPr>
          <w:p w14:paraId="1750627B" w14:textId="77777777" w:rsidR="00A93FC4" w:rsidRPr="00C801BF" w:rsidRDefault="00A93FC4">
            <w:pPr>
              <w:rPr>
                <w:b/>
                <w:bCs/>
              </w:rPr>
            </w:pPr>
            <w:r w:rsidRPr="00C801BF">
              <w:rPr>
                <w:b/>
                <w:bCs/>
              </w:rPr>
              <w:t>Subject</w:t>
            </w:r>
          </w:p>
        </w:tc>
        <w:tc>
          <w:tcPr>
            <w:tcW w:w="7342" w:type="dxa"/>
          </w:tcPr>
          <w:p w14:paraId="01DEB63E" w14:textId="77777777" w:rsidR="00A93FC4" w:rsidRPr="00C801BF" w:rsidRDefault="00A93FC4">
            <w:r w:rsidRPr="00C801BF">
              <w:t>English L</w:t>
            </w:r>
            <w:r>
              <w:t>iterature</w:t>
            </w:r>
          </w:p>
        </w:tc>
      </w:tr>
      <w:tr w:rsidR="00A93FC4" w:rsidRPr="00C801BF" w14:paraId="2E506D51" w14:textId="77777777">
        <w:tc>
          <w:tcPr>
            <w:tcW w:w="1696" w:type="dxa"/>
          </w:tcPr>
          <w:p w14:paraId="667CE0B4" w14:textId="77777777" w:rsidR="00A93FC4" w:rsidRPr="00C801BF" w:rsidRDefault="00A93FC4">
            <w:pPr>
              <w:rPr>
                <w:b/>
                <w:bCs/>
              </w:rPr>
            </w:pPr>
            <w:r w:rsidRPr="00C801BF">
              <w:rPr>
                <w:b/>
                <w:bCs/>
              </w:rPr>
              <w:t>Grade</w:t>
            </w:r>
          </w:p>
        </w:tc>
        <w:tc>
          <w:tcPr>
            <w:tcW w:w="7342" w:type="dxa"/>
          </w:tcPr>
          <w:p w14:paraId="5FC54762" w14:textId="77777777" w:rsidR="00A93FC4" w:rsidRPr="00C801BF" w:rsidRDefault="00A93FC4">
            <w:r>
              <w:t>9-10</w:t>
            </w:r>
          </w:p>
        </w:tc>
      </w:tr>
      <w:tr w:rsidR="00A93FC4" w:rsidRPr="00C801BF" w14:paraId="2BD22D21" w14:textId="77777777">
        <w:tc>
          <w:tcPr>
            <w:tcW w:w="1696" w:type="dxa"/>
          </w:tcPr>
          <w:p w14:paraId="5E7E99C9" w14:textId="77777777" w:rsidR="00A93FC4" w:rsidRPr="00C801BF" w:rsidRDefault="00A93FC4">
            <w:pPr>
              <w:rPr>
                <w:b/>
                <w:bCs/>
              </w:rPr>
            </w:pPr>
            <w:r w:rsidRPr="00C801BF">
              <w:rPr>
                <w:b/>
                <w:bCs/>
              </w:rPr>
              <w:t>Chapter</w:t>
            </w:r>
          </w:p>
        </w:tc>
        <w:tc>
          <w:tcPr>
            <w:tcW w:w="7342" w:type="dxa"/>
          </w:tcPr>
          <w:p w14:paraId="39DE9A4C" w14:textId="77777777" w:rsidR="00A93FC4" w:rsidRPr="00C801BF" w:rsidRDefault="00A93FC4">
            <w:r>
              <w:t>NA</w:t>
            </w:r>
          </w:p>
        </w:tc>
      </w:tr>
      <w:tr w:rsidR="00A93FC4" w:rsidRPr="00C801BF" w14:paraId="7FE54A8F" w14:textId="77777777">
        <w:tc>
          <w:tcPr>
            <w:tcW w:w="1696" w:type="dxa"/>
          </w:tcPr>
          <w:p w14:paraId="391A0476" w14:textId="77777777" w:rsidR="00A93FC4" w:rsidRPr="00C801BF" w:rsidRDefault="00A93FC4">
            <w:pPr>
              <w:rPr>
                <w:b/>
                <w:bCs/>
              </w:rPr>
            </w:pPr>
            <w:r w:rsidRPr="00C801BF">
              <w:rPr>
                <w:b/>
                <w:bCs/>
              </w:rPr>
              <w:t>TP Name</w:t>
            </w:r>
          </w:p>
        </w:tc>
        <w:tc>
          <w:tcPr>
            <w:tcW w:w="7342" w:type="dxa"/>
          </w:tcPr>
          <w:p w14:paraId="3629E28F" w14:textId="075EC87D" w:rsidR="00A93FC4" w:rsidRPr="00C801BF" w:rsidRDefault="00A93FC4">
            <w:r>
              <w:t>Build a Literary Device</w:t>
            </w:r>
          </w:p>
        </w:tc>
      </w:tr>
      <w:tr w:rsidR="00A93FC4" w:rsidRPr="00C801BF" w14:paraId="1D22D5B1" w14:textId="77777777">
        <w:tc>
          <w:tcPr>
            <w:tcW w:w="1696" w:type="dxa"/>
          </w:tcPr>
          <w:p w14:paraId="1A6A3C26" w14:textId="77777777" w:rsidR="00A93FC4" w:rsidRPr="00C801BF" w:rsidRDefault="00A93FC4">
            <w:pPr>
              <w:rPr>
                <w:b/>
                <w:bCs/>
              </w:rPr>
            </w:pPr>
            <w:r w:rsidRPr="00C801BF">
              <w:rPr>
                <w:b/>
                <w:bCs/>
              </w:rPr>
              <w:t>TP ID</w:t>
            </w:r>
          </w:p>
        </w:tc>
        <w:tc>
          <w:tcPr>
            <w:tcW w:w="7342" w:type="dxa"/>
          </w:tcPr>
          <w:p w14:paraId="78923C5E" w14:textId="77777777" w:rsidR="00A93FC4" w:rsidRPr="00C801BF" w:rsidRDefault="00A93FC4">
            <w:r>
              <w:t>Can be mapped to multiple TPs</w:t>
            </w:r>
          </w:p>
        </w:tc>
      </w:tr>
    </w:tbl>
    <w:p w14:paraId="0660E19A" w14:textId="77777777" w:rsidR="006C2BE2" w:rsidRDefault="006C2B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42"/>
      </w:tblGrid>
      <w:tr w:rsidR="00A93FC4" w:rsidRPr="00C801BF" w14:paraId="54BB5867" w14:textId="77777777">
        <w:tc>
          <w:tcPr>
            <w:tcW w:w="1696" w:type="dxa"/>
          </w:tcPr>
          <w:p w14:paraId="7625EA5F" w14:textId="77777777" w:rsidR="00A93FC4" w:rsidRPr="00C801BF" w:rsidRDefault="00A93FC4">
            <w:pPr>
              <w:rPr>
                <w:b/>
                <w:bCs/>
              </w:rPr>
            </w:pPr>
            <w:r w:rsidRPr="00C801BF">
              <w:rPr>
                <w:b/>
                <w:bCs/>
              </w:rPr>
              <w:t>Learning Objective</w:t>
            </w:r>
          </w:p>
        </w:tc>
        <w:tc>
          <w:tcPr>
            <w:tcW w:w="7342" w:type="dxa"/>
          </w:tcPr>
          <w:p w14:paraId="279D3307" w14:textId="6E07F834" w:rsidR="00A93FC4" w:rsidRPr="00C801BF" w:rsidRDefault="006A6975">
            <w:r>
              <w:t>Identify the components of a literary device to assemble them correctly.</w:t>
            </w:r>
          </w:p>
        </w:tc>
      </w:tr>
      <w:tr w:rsidR="00A93FC4" w:rsidRPr="00C801BF" w14:paraId="0F9935BE" w14:textId="77777777">
        <w:tc>
          <w:tcPr>
            <w:tcW w:w="1696" w:type="dxa"/>
          </w:tcPr>
          <w:p w14:paraId="323B3E7C" w14:textId="77777777" w:rsidR="00A93FC4" w:rsidRPr="00C801BF" w:rsidRDefault="00A93FC4">
            <w:pPr>
              <w:rPr>
                <w:b/>
                <w:bCs/>
              </w:rPr>
            </w:pPr>
            <w:r w:rsidRPr="00C801BF">
              <w:rPr>
                <w:b/>
                <w:bCs/>
              </w:rPr>
              <w:t>Brief description</w:t>
            </w:r>
          </w:p>
        </w:tc>
        <w:tc>
          <w:tcPr>
            <w:tcW w:w="7342" w:type="dxa"/>
          </w:tcPr>
          <w:p w14:paraId="25D8F76F" w14:textId="2DE7E0A5" w:rsidR="00A93FC4" w:rsidRPr="00C801BF" w:rsidRDefault="006A6975">
            <w:r>
              <w:t>User selects a literary device. User chooses the correct components to build a sentence which contains the literary device.</w:t>
            </w:r>
          </w:p>
        </w:tc>
      </w:tr>
    </w:tbl>
    <w:p w14:paraId="7CFFEEBE" w14:textId="77777777" w:rsidR="00A93FC4" w:rsidRDefault="00A93F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42"/>
      </w:tblGrid>
      <w:tr w:rsidR="00A93FC4" w:rsidRPr="00C801BF" w14:paraId="718D3A3F" w14:textId="77777777">
        <w:tc>
          <w:tcPr>
            <w:tcW w:w="1696" w:type="dxa"/>
          </w:tcPr>
          <w:p w14:paraId="0A172E65" w14:textId="77777777" w:rsidR="00A93FC4" w:rsidRPr="00C801BF" w:rsidRDefault="00A93FC4">
            <w:pPr>
              <w:rPr>
                <w:b/>
                <w:bCs/>
              </w:rPr>
            </w:pPr>
            <w:r w:rsidRPr="00C801BF">
              <w:rPr>
                <w:b/>
                <w:bCs/>
              </w:rPr>
              <w:t>Widget Title</w:t>
            </w:r>
          </w:p>
        </w:tc>
        <w:tc>
          <w:tcPr>
            <w:tcW w:w="7342" w:type="dxa"/>
          </w:tcPr>
          <w:p w14:paraId="365B8F17" w14:textId="050DD556" w:rsidR="00A93FC4" w:rsidRPr="00C801BF" w:rsidRDefault="00A93FC4">
            <w:r>
              <w:t>Build a Literary Device</w:t>
            </w:r>
          </w:p>
        </w:tc>
      </w:tr>
      <w:tr w:rsidR="00A93FC4" w:rsidRPr="00C801BF" w14:paraId="7BD7DA31" w14:textId="77777777">
        <w:tc>
          <w:tcPr>
            <w:tcW w:w="1696" w:type="dxa"/>
          </w:tcPr>
          <w:p w14:paraId="52007B5F" w14:textId="77777777" w:rsidR="00A93FC4" w:rsidRPr="00C801BF" w:rsidRDefault="00A93FC4">
            <w:pPr>
              <w:rPr>
                <w:b/>
                <w:bCs/>
              </w:rPr>
            </w:pPr>
            <w:r w:rsidRPr="00C801BF">
              <w:rPr>
                <w:b/>
                <w:bCs/>
              </w:rPr>
              <w:t>I-text</w:t>
            </w:r>
          </w:p>
        </w:tc>
        <w:tc>
          <w:tcPr>
            <w:tcW w:w="7342" w:type="dxa"/>
          </w:tcPr>
          <w:p w14:paraId="7789C858" w14:textId="6DFA5241" w:rsidR="00A93FC4" w:rsidRPr="00C801BF" w:rsidRDefault="00A94CDE">
            <w:r>
              <w:t>Tap</w:t>
            </w:r>
            <w:r w:rsidR="00A93FC4">
              <w:t xml:space="preserve"> </w:t>
            </w:r>
            <w:r>
              <w:t>to build</w:t>
            </w:r>
            <w:r w:rsidR="00A93FC4">
              <w:t xml:space="preserve"> a literary device. </w:t>
            </w:r>
          </w:p>
        </w:tc>
      </w:tr>
    </w:tbl>
    <w:p w14:paraId="0B0CEE1B" w14:textId="77777777" w:rsidR="00A93FC4" w:rsidRDefault="00A93F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0"/>
        <w:gridCol w:w="6006"/>
      </w:tblGrid>
      <w:tr w:rsidR="00A93FC4" w14:paraId="722C291C" w14:textId="77777777" w:rsidTr="00A93FC4">
        <w:tc>
          <w:tcPr>
            <w:tcW w:w="3220" w:type="dxa"/>
          </w:tcPr>
          <w:p w14:paraId="47950133" w14:textId="7D705791" w:rsidR="00A93FC4" w:rsidRPr="00A93FC4" w:rsidRDefault="00A93FC4">
            <w:pPr>
              <w:rPr>
                <w:b/>
                <w:bCs/>
              </w:rPr>
            </w:pPr>
            <w:r>
              <w:rPr>
                <w:b/>
                <w:bCs/>
              </w:rPr>
              <w:t>Functionality</w:t>
            </w:r>
          </w:p>
        </w:tc>
        <w:tc>
          <w:tcPr>
            <w:tcW w:w="5796" w:type="dxa"/>
          </w:tcPr>
          <w:p w14:paraId="3A5BE34F" w14:textId="17233D06" w:rsidR="00A93FC4" w:rsidRPr="00A93FC4" w:rsidRDefault="00A93FC4">
            <w:pPr>
              <w:rPr>
                <w:b/>
                <w:bCs/>
              </w:rPr>
            </w:pPr>
            <w:r>
              <w:rPr>
                <w:b/>
                <w:bCs/>
              </w:rPr>
              <w:t>Wireframe</w:t>
            </w:r>
          </w:p>
        </w:tc>
      </w:tr>
      <w:tr w:rsidR="00A93FC4" w14:paraId="63F1456C" w14:textId="77777777" w:rsidTr="00A93FC4">
        <w:tc>
          <w:tcPr>
            <w:tcW w:w="3220" w:type="dxa"/>
          </w:tcPr>
          <w:p w14:paraId="4EFE835B" w14:textId="77777777" w:rsidR="00A93FC4" w:rsidRDefault="00A93FC4" w:rsidP="00A93FC4">
            <w:pPr>
              <w:pStyle w:val="ListParagraph"/>
              <w:numPr>
                <w:ilvl w:val="0"/>
                <w:numId w:val="1"/>
              </w:numPr>
            </w:pPr>
            <w:r>
              <w:t>A panel of literary devices comes on screen.</w:t>
            </w:r>
          </w:p>
          <w:p w14:paraId="1502297B" w14:textId="77777777" w:rsidR="00A93FC4" w:rsidRPr="00595034" w:rsidRDefault="00A93FC4" w:rsidP="00A93FC4">
            <w:pPr>
              <w:pStyle w:val="ListParagraph"/>
              <w:numPr>
                <w:ilvl w:val="0"/>
                <w:numId w:val="1"/>
              </w:numPr>
            </w:pPr>
            <w:r w:rsidRPr="00595034">
              <w:t>Select a literary device to build</w:t>
            </w:r>
            <w:r>
              <w:t>.</w:t>
            </w:r>
            <w:r w:rsidRPr="00595034">
              <w:t xml:space="preserve"> </w:t>
            </w:r>
          </w:p>
          <w:p w14:paraId="23320817" w14:textId="7151A768" w:rsidR="00A93FC4" w:rsidRPr="00050067" w:rsidRDefault="00050067" w:rsidP="00050067">
            <w:r>
              <w:br/>
              <w:t>I-text:</w:t>
            </w:r>
            <w:r w:rsidR="00D82FC5">
              <w:t xml:space="preserve"> Tap a literary device to begin.</w:t>
            </w:r>
          </w:p>
        </w:tc>
        <w:tc>
          <w:tcPr>
            <w:tcW w:w="5796" w:type="dxa"/>
          </w:tcPr>
          <w:p w14:paraId="516D2A01" w14:textId="4E28405E" w:rsidR="00A93FC4" w:rsidRDefault="00A93FC4">
            <w:r>
              <w:rPr>
                <w:noProof/>
              </w:rPr>
              <w:drawing>
                <wp:inline distT="0" distB="0" distL="0" distR="0" wp14:anchorId="793A3215" wp14:editId="78EAF5C9">
                  <wp:extent cx="3164477" cy="1644995"/>
                  <wp:effectExtent l="76200" t="76200" r="131445" b="127000"/>
                  <wp:docPr id="372106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1065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234" cy="167086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FC4" w14:paraId="54499F55" w14:textId="77777777" w:rsidTr="00A93FC4">
        <w:tc>
          <w:tcPr>
            <w:tcW w:w="3220" w:type="dxa"/>
          </w:tcPr>
          <w:p w14:paraId="51EF7B28" w14:textId="77777777" w:rsidR="00A93FC4" w:rsidRDefault="00A93FC4" w:rsidP="00A93FC4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 xml:space="preserve">A brief </w:t>
            </w:r>
            <w:commentRangeStart w:id="0"/>
            <w:commentRangeStart w:id="1"/>
            <w:r>
              <w:t xml:space="preserve">description </w:t>
            </w:r>
            <w:commentRangeEnd w:id="1"/>
            <w:r w:rsidR="007C500D">
              <w:rPr>
                <w:rStyle w:val="CommentReference"/>
                <w:sz w:val="24"/>
                <w:szCs w:val="24"/>
              </w:rPr>
              <w:commentReference w:id="1"/>
            </w:r>
            <w:commentRangeEnd w:id="0"/>
            <w:r w:rsidR="00F85C3D">
              <w:rPr>
                <w:rStyle w:val="CommentReference"/>
                <w:sz w:val="24"/>
                <w:szCs w:val="24"/>
              </w:rPr>
              <w:commentReference w:id="0"/>
            </w:r>
            <w:r>
              <w:t xml:space="preserve">comes on the side of the screen to explain how the literary device </w:t>
            </w:r>
            <w:commentRangeStart w:id="2"/>
            <w:r>
              <w:t>works</w:t>
            </w:r>
            <w:commentRangeEnd w:id="2"/>
            <w:r w:rsidR="0091133C">
              <w:rPr>
                <w:rStyle w:val="CommentReference"/>
                <w:sz w:val="24"/>
                <w:szCs w:val="24"/>
              </w:rPr>
              <w:commentReference w:id="2"/>
            </w:r>
            <w:r>
              <w:t>.</w:t>
            </w:r>
          </w:p>
          <w:p w14:paraId="3583546A" w14:textId="6CB4FB0D" w:rsidR="00A968F6" w:rsidRDefault="00A968F6" w:rsidP="00A93FC4">
            <w:pPr>
              <w:pStyle w:val="ListParagraph"/>
              <w:numPr>
                <w:ilvl w:val="0"/>
                <w:numId w:val="1"/>
              </w:numPr>
            </w:pPr>
            <w:r>
              <w:t>Show button ‘Launch Builder’.</w:t>
            </w:r>
          </w:p>
          <w:p w14:paraId="6B4CA3EC" w14:textId="62A3DF6E" w:rsidR="00A968F6" w:rsidRPr="00595034" w:rsidRDefault="002809A2" w:rsidP="00A93FC4">
            <w:pPr>
              <w:pStyle w:val="ListParagraph"/>
              <w:numPr>
                <w:ilvl w:val="0"/>
                <w:numId w:val="1"/>
              </w:numPr>
            </w:pPr>
            <w:r>
              <w:t>Add a blink to the button to draw user’s attention.</w:t>
            </w:r>
          </w:p>
          <w:p w14:paraId="3A013101" w14:textId="77777777" w:rsidR="00A93FC4" w:rsidRDefault="00A93FC4"/>
        </w:tc>
        <w:tc>
          <w:tcPr>
            <w:tcW w:w="5796" w:type="dxa"/>
          </w:tcPr>
          <w:p w14:paraId="5AC1B500" w14:textId="2C4EA904" w:rsidR="00A93FC4" w:rsidRDefault="00984AE8">
            <w:r>
              <w:rPr>
                <w:noProof/>
              </w:rPr>
              <w:t xml:space="preserve">     </w:t>
            </w:r>
            <w:r w:rsidR="00A92BE3">
              <w:rPr>
                <w:noProof/>
              </w:rPr>
              <w:drawing>
                <wp:inline distT="0" distB="0" distL="0" distR="0" wp14:anchorId="237A048E" wp14:editId="311904C0">
                  <wp:extent cx="3458210" cy="1965885"/>
                  <wp:effectExtent l="76200" t="76200" r="123190" b="130175"/>
                  <wp:docPr id="194143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4388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63" cy="1970974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FC4" w14:paraId="75AD05F6" w14:textId="77777777" w:rsidTr="00A93FC4">
        <w:trPr>
          <w:trHeight w:val="3251"/>
        </w:trPr>
        <w:tc>
          <w:tcPr>
            <w:tcW w:w="3220" w:type="dxa"/>
          </w:tcPr>
          <w:p w14:paraId="099FB046" w14:textId="74FC0CEA" w:rsidR="00A93FC4" w:rsidRPr="00595034" w:rsidRDefault="00826432" w:rsidP="00A93FC4">
            <w:pPr>
              <w:pStyle w:val="ListParagraph"/>
              <w:numPr>
                <w:ilvl w:val="0"/>
                <w:numId w:val="1"/>
              </w:numPr>
            </w:pPr>
            <w:r>
              <w:t>I-text:</w:t>
            </w:r>
            <w:r w:rsidR="00C46462">
              <w:t xml:space="preserve"> Tap one phrase from each box to build a </w:t>
            </w:r>
            <w:r>
              <w:t>literary device.</w:t>
            </w:r>
            <w:r w:rsidR="00A53E86">
              <w:t xml:space="preserve"> </w:t>
            </w:r>
            <w:r w:rsidR="00A93FC4" w:rsidRPr="00595034">
              <w:t>Watch your device come together as a complete sentence</w:t>
            </w:r>
            <w:r w:rsidR="00A93FC4">
              <w:t>.</w:t>
            </w:r>
            <w:r w:rsidR="00A93FC4" w:rsidRPr="00595034">
              <w:t xml:space="preserve"> </w:t>
            </w:r>
          </w:p>
          <w:p w14:paraId="5AD1A9C5" w14:textId="77777777" w:rsidR="0073132E" w:rsidRPr="003907BB" w:rsidRDefault="0073132E" w:rsidP="0073132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t>Click submit to get feedback.</w:t>
            </w:r>
          </w:p>
          <w:p w14:paraId="27727405" w14:textId="77777777" w:rsidR="00A93FC4" w:rsidRDefault="00A93FC4"/>
        </w:tc>
        <w:tc>
          <w:tcPr>
            <w:tcW w:w="5796" w:type="dxa"/>
          </w:tcPr>
          <w:p w14:paraId="6CD9AC1F" w14:textId="6414A399" w:rsidR="00A93FC4" w:rsidRDefault="006D4953">
            <w:r>
              <w:rPr>
                <w:noProof/>
              </w:rPr>
              <w:drawing>
                <wp:inline distT="0" distB="0" distL="0" distR="0" wp14:anchorId="06D521B8" wp14:editId="3728CD18">
                  <wp:extent cx="3468770" cy="1917700"/>
                  <wp:effectExtent l="76200" t="76200" r="132080" b="139700"/>
                  <wp:docPr id="609227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22797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223" cy="1921267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FC4" w14:paraId="14B32110" w14:textId="77777777" w:rsidTr="00A93FC4">
        <w:tc>
          <w:tcPr>
            <w:tcW w:w="3220" w:type="dxa"/>
          </w:tcPr>
          <w:p w14:paraId="294DDCA5" w14:textId="5C5F1D8C" w:rsidR="00A93FC4" w:rsidRPr="00A93FC4" w:rsidRDefault="00826432" w:rsidP="00A53E86">
            <w:pPr>
              <w:pStyle w:val="ListParagraph"/>
            </w:pPr>
            <w:r>
              <w:lastRenderedPageBreak/>
              <w:t>Explanation pop-up</w:t>
            </w:r>
            <w:r w:rsidR="000A41B7">
              <w:t xml:space="preserve"> will come after user clicks submit.</w:t>
            </w:r>
          </w:p>
        </w:tc>
        <w:tc>
          <w:tcPr>
            <w:tcW w:w="5796" w:type="dxa"/>
          </w:tcPr>
          <w:p w14:paraId="2B1661D0" w14:textId="33DC7437" w:rsidR="00A93FC4" w:rsidRDefault="00A93FC4">
            <w:r>
              <w:rPr>
                <w:noProof/>
              </w:rPr>
              <w:drawing>
                <wp:inline distT="0" distB="0" distL="0" distR="0" wp14:anchorId="2B632498" wp14:editId="2BD04A0A">
                  <wp:extent cx="2984500" cy="1781574"/>
                  <wp:effectExtent l="76200" t="76200" r="139700" b="142875"/>
                  <wp:docPr id="964969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96987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956" cy="1788413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FC4" w14:paraId="570EE403" w14:textId="77777777" w:rsidTr="00A93FC4">
        <w:tc>
          <w:tcPr>
            <w:tcW w:w="3220" w:type="dxa"/>
          </w:tcPr>
          <w:p w14:paraId="13300D88" w14:textId="77777777" w:rsidR="00A93FC4" w:rsidRPr="00A93FC4" w:rsidRDefault="00A93FC4" w:rsidP="00A93FC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t>Once feedback is given, the line goes to the side.</w:t>
            </w:r>
          </w:p>
          <w:p w14:paraId="134512B9" w14:textId="77777777" w:rsidR="00A93FC4" w:rsidRPr="003907BB" w:rsidRDefault="00A93FC4" w:rsidP="00A93FC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t>The main box shows blank once again. Tap on other options provided to create a new sentence.</w:t>
            </w:r>
          </w:p>
          <w:p w14:paraId="61D80AA5" w14:textId="6CBD3C72" w:rsidR="00A93FC4" w:rsidRPr="006A6975" w:rsidRDefault="00A93FC4" w:rsidP="006A6975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t>Click Home to choose another device.</w:t>
            </w:r>
          </w:p>
        </w:tc>
        <w:tc>
          <w:tcPr>
            <w:tcW w:w="5796" w:type="dxa"/>
          </w:tcPr>
          <w:p w14:paraId="381D4C8F" w14:textId="3FEA0139" w:rsidR="00A93FC4" w:rsidRDefault="006A697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3DBF27" wp14:editId="6A2CCBE9">
                  <wp:extent cx="3079029" cy="1636395"/>
                  <wp:effectExtent l="76200" t="76200" r="140970" b="135255"/>
                  <wp:docPr id="1345663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66383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5291" cy="1639723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99948E" w14:textId="77777777" w:rsidR="00A93FC4" w:rsidRDefault="00A93F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1A142E" w14:paraId="4C70967A" w14:textId="77777777" w:rsidTr="001A142E">
        <w:trPr>
          <w:ins w:id="3" w:author="Rijuta Das" w:date="2026-02-10T14:01:00Z"/>
        </w:trPr>
        <w:tc>
          <w:tcPr>
            <w:tcW w:w="6974" w:type="dxa"/>
          </w:tcPr>
          <w:p w14:paraId="27D9ABDA" w14:textId="358E00ED" w:rsidR="001A142E" w:rsidRDefault="001A142E">
            <w:pPr>
              <w:rPr>
                <w:ins w:id="4" w:author="Rijuta Das" w:date="2026-02-10T14:01:00Z" w16du:dateUtc="2026-02-10T08:31:00Z"/>
              </w:rPr>
            </w:pPr>
            <w:ins w:id="5" w:author="Rijuta Das" w:date="2026-02-10T14:01:00Z" w16du:dateUtc="2026-02-10T08:31:00Z">
              <w:r>
                <w:rPr>
                  <w:lang w:val="en-GB"/>
                </w:rPr>
                <w:t>Literary Device</w:t>
              </w:r>
            </w:ins>
          </w:p>
        </w:tc>
        <w:tc>
          <w:tcPr>
            <w:tcW w:w="6974" w:type="dxa"/>
          </w:tcPr>
          <w:p w14:paraId="64A29665" w14:textId="01C3ADCB" w:rsidR="001A142E" w:rsidRDefault="001A142E">
            <w:pPr>
              <w:rPr>
                <w:ins w:id="6" w:author="Rijuta Das" w:date="2026-02-10T14:01:00Z" w16du:dateUtc="2026-02-10T08:31:00Z"/>
              </w:rPr>
            </w:pPr>
            <w:ins w:id="7" w:author="Rijuta Das" w:date="2026-02-10T14:01:00Z" w16du:dateUtc="2026-02-10T08:31:00Z">
              <w:r>
                <w:t>Example</w:t>
              </w:r>
            </w:ins>
          </w:p>
        </w:tc>
      </w:tr>
      <w:tr w:rsidR="001A142E" w14:paraId="6062BBE3" w14:textId="77777777" w:rsidTr="001A142E">
        <w:trPr>
          <w:ins w:id="8" w:author="Rijuta Das" w:date="2026-02-10T14:01:00Z"/>
        </w:trPr>
        <w:tc>
          <w:tcPr>
            <w:tcW w:w="6974" w:type="dxa"/>
          </w:tcPr>
          <w:p w14:paraId="729F9610" w14:textId="724A70FD" w:rsidR="001A142E" w:rsidRDefault="00661D03">
            <w:pPr>
              <w:rPr>
                <w:ins w:id="9" w:author="Rijuta Das" w:date="2026-02-10T14:01:00Z" w16du:dateUtc="2026-02-10T08:31:00Z"/>
              </w:rPr>
            </w:pPr>
            <w:ins w:id="10" w:author="Rijuta Das" w:date="2026-02-10T14:01:00Z" w16du:dateUtc="2026-02-10T08:31:00Z">
              <w:r>
                <w:t>Personification</w:t>
              </w:r>
            </w:ins>
          </w:p>
          <w:p w14:paraId="3A666B31" w14:textId="77777777" w:rsidR="00661D03" w:rsidRDefault="00D877F4">
            <w:pPr>
              <w:rPr>
                <w:ins w:id="11" w:author="Rijuta Das" w:date="2026-02-10T14:03:00Z" w16du:dateUtc="2026-02-10T08:33:00Z"/>
              </w:rPr>
            </w:pPr>
            <w:ins w:id="12" w:author="Rijuta Das" w:date="2026-02-10T14:02:00Z" w16du:dateUtc="2026-02-10T08:32:00Z">
              <w:r>
                <w:t>Personification is a literary device where human qu</w:t>
              </w:r>
            </w:ins>
            <w:ins w:id="13" w:author="Rijuta Das" w:date="2026-02-10T14:03:00Z" w16du:dateUtc="2026-02-10T08:33:00Z">
              <w:r>
                <w:t>alities are given to non-human objects.</w:t>
              </w:r>
            </w:ins>
          </w:p>
          <w:p w14:paraId="57C27DAC" w14:textId="77777777" w:rsidR="00D877F4" w:rsidRDefault="00D877F4">
            <w:pPr>
              <w:rPr>
                <w:ins w:id="14" w:author="Rijuta Das" w:date="2026-02-10T14:04:00Z" w16du:dateUtc="2026-02-10T08:34:00Z"/>
              </w:rPr>
            </w:pPr>
            <w:ins w:id="15" w:author="Rijuta Das" w:date="2026-02-10T14:03:00Z" w16du:dateUtc="2026-02-10T08:33:00Z">
              <w:r>
                <w:t>In a line, look for the non-human object/thing and the human qualities.</w:t>
              </w:r>
            </w:ins>
          </w:p>
          <w:p w14:paraId="1649B4D8" w14:textId="13E820DD" w:rsidR="00B44970" w:rsidRDefault="00B44970">
            <w:pPr>
              <w:rPr>
                <w:ins w:id="16" w:author="Rijuta Das" w:date="2026-02-10T14:01:00Z" w16du:dateUtc="2026-02-10T08:31:00Z"/>
              </w:rPr>
            </w:pPr>
            <w:ins w:id="17" w:author="Rijuta Das" w:date="2026-02-10T14:04:00Z" w16du:dateUtc="2026-02-10T08:34:00Z">
              <w:r>
                <w:lastRenderedPageBreak/>
                <w:t>This device helps readers connect emotionally with objects or ideas. It creates vi</w:t>
              </w:r>
              <w:r w:rsidR="00B943E4">
                <w:t>vid imagery and builds atmosphere.</w:t>
              </w:r>
            </w:ins>
          </w:p>
        </w:tc>
        <w:tc>
          <w:tcPr>
            <w:tcW w:w="6974" w:type="dxa"/>
          </w:tcPr>
          <w:p w14:paraId="11D55160" w14:textId="25EDDD31" w:rsidR="001A142E" w:rsidRDefault="00642A79">
            <w:pPr>
              <w:rPr>
                <w:ins w:id="18" w:author="Rijuta Das" w:date="2026-02-10T14:03:00Z" w16du:dateUtc="2026-02-10T08:33:00Z"/>
              </w:rPr>
            </w:pPr>
            <w:ins w:id="19" w:author="Rijuta Das" w:date="2026-02-10T14:19:00Z" w16du:dateUtc="2026-02-10T08:49:00Z">
              <w:r>
                <w:rPr>
                  <w:noProof/>
                </w:rPr>
                <w:lastRenderedPageBreak/>
                <mc:AlternateContent>
                  <mc:Choice Requires="wps">
                    <w:drawing>
                      <wp:anchor distT="0" distB="0" distL="114300" distR="114300" simplePos="0" relativeHeight="251666432" behindDoc="0" locked="0" layoutInCell="1" allowOverlap="1" wp14:anchorId="79FE323A" wp14:editId="06CBF1BB">
                        <wp:simplePos x="0" y="0"/>
                        <wp:positionH relativeFrom="column">
                          <wp:posOffset>1147005</wp:posOffset>
                        </wp:positionH>
                        <wp:positionV relativeFrom="paragraph">
                          <wp:posOffset>81963</wp:posOffset>
                        </wp:positionV>
                        <wp:extent cx="1062111" cy="211016"/>
                        <wp:effectExtent l="0" t="0" r="24130" b="17780"/>
                        <wp:wrapNone/>
                        <wp:docPr id="1548763132" name="Text Box 5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1062111" cy="2110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56127FDB" w14:textId="12198663" w:rsidR="00642A79" w:rsidRPr="00642A79" w:rsidRDefault="00642A79">
                                    <w:pPr>
                                      <w:rPr>
                                        <w:sz w:val="18"/>
                                        <w:szCs w:val="18"/>
                                        <w:lang w:val="en-US"/>
                                        <w:rPrChange w:id="20" w:author="Rijuta Das" w:date="2026-02-10T14:20:00Z" w16du:dateUtc="2026-02-10T08:50:00Z">
                                          <w:rPr/>
                                        </w:rPrChange>
                                      </w:rPr>
                                    </w:pPr>
                                    <w:ins w:id="21" w:author="Rijuta Das" w:date="2026-02-10T14:20:00Z" w16du:dateUtc="2026-02-10T08:50:00Z">
                                      <w:r>
                                        <w:rPr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w:t>Human qualities</w:t>
                                      </w:r>
                                    </w:ins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type w14:anchorId="79FE323A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5" o:spid="_x0000_s1026" type="#_x0000_t202" style="position:absolute;margin-left:90.3pt;margin-top:6.45pt;width:83.65pt;height:16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" fillcolor="white [3201]" strokeweight=".5pt">
                        <v:textbox>
                          <w:txbxContent>
                            <w:p w14:paraId="56127FDB" w14:textId="12198663" w:rsidR="00642A79" w:rsidRPr="00642A79" w:rsidRDefault="00642A79">
                              <w:pPr>
                                <w:rPr>
                                  <w:sz w:val="18"/>
                                  <w:szCs w:val="18"/>
                                  <w:lang w:val="en-US"/>
                                  <w:rPrChange w:id="22" w:author="Rijuta Das" w:date="2026-02-10T14:20:00Z" w16du:dateUtc="2026-02-10T08:50:00Z">
                                    <w:rPr/>
                                  </w:rPrChange>
                                </w:rPr>
                              </w:pPr>
                              <w:ins w:id="23" w:author="Rijuta Das" w:date="2026-02-10T14:20:00Z" w16du:dateUtc="2026-02-10T08:50:00Z"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Human qualities</w:t>
                                </w:r>
                              </w:ins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64384" behindDoc="0" locked="0" layoutInCell="1" allowOverlap="1" wp14:anchorId="3A82DD15" wp14:editId="10B6B9D5">
                        <wp:simplePos x="0" y="0"/>
                        <wp:positionH relativeFrom="column">
                          <wp:posOffset>-82990</wp:posOffset>
                        </wp:positionH>
                        <wp:positionV relativeFrom="paragraph">
                          <wp:posOffset>82404</wp:posOffset>
                        </wp:positionV>
                        <wp:extent cx="1069145" cy="316523"/>
                        <wp:effectExtent l="0" t="0" r="17145" b="26670"/>
                        <wp:wrapNone/>
                        <wp:docPr id="135707750" name="Text Box 5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1069145" cy="3165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10B81D10" w14:textId="216EB291" w:rsidR="00642A79" w:rsidRPr="00642A79" w:rsidRDefault="00642A79">
                                    <w:pPr>
                                      <w:rPr>
                                        <w:sz w:val="16"/>
                                        <w:szCs w:val="16"/>
                                        <w:lang w:val="en-US"/>
                                        <w:rPrChange w:id="24" w:author="Rijuta Das" w:date="2026-02-10T14:21:00Z" w16du:dateUtc="2026-02-10T08:51:00Z">
                                          <w:rPr/>
                                        </w:rPrChange>
                                      </w:rPr>
                                    </w:pPr>
                                    <w:ins w:id="25" w:author="Rijuta Das" w:date="2026-02-10T14:20:00Z" w16du:dateUtc="2026-02-10T08:50:00Z">
                                      <w:r w:rsidRPr="00642A79"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  <w:rPrChange w:id="26" w:author="Rijuta Das" w:date="2026-02-10T14:21:00Z" w16du:dateUtc="2026-02-10T08:51:00Z">
                                            <w:rPr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</w:rPrChange>
                                        </w:rPr>
                                        <w:t>Non-human object</w:t>
                                      </w:r>
                                    </w:ins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3A82DD15" id="_x0000_s1027" type="#_x0000_t202" style="position:absolute;margin-left:-6.55pt;margin-top:6.5pt;width:84.2pt;height:24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" fillcolor="white [3201]" strokeweight=".5pt">
                        <v:textbox>
                          <w:txbxContent>
                            <w:p w14:paraId="10B81D10" w14:textId="216EB291" w:rsidR="00642A79" w:rsidRPr="00642A79" w:rsidRDefault="00642A79">
                              <w:pPr>
                                <w:rPr>
                                  <w:sz w:val="16"/>
                                  <w:szCs w:val="16"/>
                                  <w:lang w:val="en-US"/>
                                  <w:rPrChange w:id="27" w:author="Rijuta Das" w:date="2026-02-10T14:21:00Z" w16du:dateUtc="2026-02-10T08:51:00Z">
                                    <w:rPr/>
                                  </w:rPrChange>
                                </w:rPr>
                              </w:pPr>
                              <w:ins w:id="28" w:author="Rijuta Das" w:date="2026-02-10T14:20:00Z" w16du:dateUtc="2026-02-10T08:50:00Z">
                                <w:r w:rsidRPr="00642A79">
                                  <w:rPr>
                                    <w:sz w:val="16"/>
                                    <w:szCs w:val="16"/>
                                    <w:lang w:val="en-US"/>
                                    <w:rPrChange w:id="29" w:author="Rijuta Das" w:date="2026-02-10T14:21:00Z" w16du:dateUtc="2026-02-10T08:51:00Z"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rPrChange>
                                  </w:rPr>
                                  <w:t>Non-human object</w:t>
                                </w:r>
                              </w:ins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ins>
          </w:p>
          <w:p w14:paraId="5258F0C5" w14:textId="53CC9B17" w:rsidR="00642A79" w:rsidRDefault="00642A79">
            <w:pPr>
              <w:rPr>
                <w:ins w:id="30" w:author="Rijuta Das" w:date="2026-02-10T14:18:00Z" w16du:dateUtc="2026-02-10T08:48:00Z"/>
              </w:rPr>
            </w:pPr>
            <w:ins w:id="31" w:author="Rijuta Das" w:date="2026-02-10T14:19:00Z" w16du:dateUtc="2026-02-10T08:49:00Z"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61312" behindDoc="0" locked="0" layoutInCell="1" allowOverlap="1" wp14:anchorId="42799D44" wp14:editId="4165F04F">
                        <wp:simplePos x="0" y="0"/>
                        <wp:positionH relativeFrom="column">
                          <wp:posOffset>866579</wp:posOffset>
                        </wp:positionH>
                        <wp:positionV relativeFrom="paragraph">
                          <wp:posOffset>149909</wp:posOffset>
                        </wp:positionV>
                        <wp:extent cx="647113" cy="252632"/>
                        <wp:effectExtent l="0" t="0" r="19685" b="33655"/>
                        <wp:wrapNone/>
                        <wp:docPr id="1400313359" name="Straight Connector 4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/>
                              <wps:spPr>
                                <a:xfrm flipH="1">
                                  <a:off x="0" y="0"/>
                                  <a:ext cx="647113" cy="252632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2DCBB135" id="Straight Connector 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25pt,11.8pt" to="119.2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" strokecolor="#156082 [3204]" strokeweight=".5pt">
                        <v:stroke joinstyle="miter"/>
                      </v:line>
                    </w:pict>
                  </mc:Fallback>
                </mc:AlternateContent>
              </w:r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63360" behindDoc="0" locked="0" layoutInCell="1" allowOverlap="1" wp14:anchorId="375EF439" wp14:editId="36F35319">
                        <wp:simplePos x="0" y="0"/>
                        <wp:positionH relativeFrom="column">
                          <wp:posOffset>1499625</wp:posOffset>
                        </wp:positionH>
                        <wp:positionV relativeFrom="paragraph">
                          <wp:posOffset>149908</wp:posOffset>
                        </wp:positionV>
                        <wp:extent cx="428820" cy="161534"/>
                        <wp:effectExtent l="0" t="0" r="28575" b="29210"/>
                        <wp:wrapNone/>
                        <wp:docPr id="765606653" name="Straight Connector 4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/>
                              <wps:spPr>
                                <a:xfrm flipH="1" flipV="1">
                                  <a:off x="0" y="0"/>
                                  <a:ext cx="428820" cy="161534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6D8B3F3F" id="Straight Connector 4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1pt,11.8pt" to="151.85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" strokecolor="#156082 [3204]" strokeweight=".5pt">
                        <v:stroke joinstyle="miter"/>
                      </v:line>
                    </w:pict>
                  </mc:Fallback>
                </mc:AlternateContent>
              </w:r>
            </w:ins>
          </w:p>
          <w:p w14:paraId="6AE139EB" w14:textId="11EF31C2" w:rsidR="00642A79" w:rsidRDefault="00642A79">
            <w:pPr>
              <w:rPr>
                <w:ins w:id="32" w:author="Rijuta Das" w:date="2026-02-10T14:18:00Z" w16du:dateUtc="2026-02-10T08:48:00Z"/>
              </w:rPr>
            </w:pPr>
            <w:ins w:id="33" w:author="Rijuta Das" w:date="2026-02-10T14:18:00Z" w16du:dateUtc="2026-02-10T08:48:00Z"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1" allowOverlap="1" wp14:anchorId="2F5373E1" wp14:editId="05648494">
                        <wp:simplePos x="0" y="0"/>
                        <wp:positionH relativeFrom="column">
                          <wp:posOffset>451583</wp:posOffset>
                        </wp:positionH>
                        <wp:positionV relativeFrom="paragraph">
                          <wp:posOffset>41226</wp:posOffset>
                        </wp:positionV>
                        <wp:extent cx="7034" cy="175797"/>
                        <wp:effectExtent l="0" t="0" r="31115" b="34290"/>
                        <wp:wrapNone/>
                        <wp:docPr id="1980860374" name="Straight Connector 4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/>
                              <wps:spPr>
                                <a:xfrm flipH="1">
                                  <a:off x="0" y="0"/>
                                  <a:ext cx="7034" cy="175797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7CE07AAC" id="Straight Connector 4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55pt,3.25pt" to="36.1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" strokecolor="#156082 [3204]" strokeweight=".5pt">
                        <v:stroke joinstyle="miter"/>
                      </v:line>
                    </w:pict>
                  </mc:Fallback>
                </mc:AlternateContent>
              </w:r>
            </w:ins>
          </w:p>
          <w:p w14:paraId="24AB72E0" w14:textId="2E3F54D0" w:rsidR="00D877F4" w:rsidRDefault="00D877F4">
            <w:pPr>
              <w:rPr>
                <w:ins w:id="34" w:author="Rijuta Das" w:date="2026-02-10T14:01:00Z" w16du:dateUtc="2026-02-10T08:31:00Z"/>
              </w:rPr>
            </w:pPr>
            <w:ins w:id="35" w:author="Rijuta Das" w:date="2026-02-10T14:03:00Z" w16du:dateUtc="2026-02-10T08:33:00Z">
              <w:r>
                <w:t xml:space="preserve">The </w:t>
              </w:r>
              <w:r w:rsidRPr="006B5CF8">
                <w:rPr>
                  <w:highlight w:val="cyan"/>
                  <w:rPrChange w:id="36" w:author="Rijuta Das" w:date="2026-02-10T14:34:00Z" w16du:dateUtc="2026-02-10T09:04:00Z">
                    <w:rPr/>
                  </w:rPrChange>
                </w:rPr>
                <w:t>wind</w:t>
              </w:r>
              <w:r>
                <w:t xml:space="preserve"> </w:t>
              </w:r>
              <w:r w:rsidRPr="006B5CF8">
                <w:rPr>
                  <w:highlight w:val="magenta"/>
                  <w:rPrChange w:id="37" w:author="Rijuta Das" w:date="2026-02-10T14:34:00Z" w16du:dateUtc="2026-02-10T09:04:00Z">
                    <w:rPr/>
                  </w:rPrChange>
                </w:rPr>
                <w:t>stood up</w:t>
              </w:r>
              <w:r>
                <w:t xml:space="preserve"> and </w:t>
              </w:r>
              <w:r w:rsidRPr="006B5CF8">
                <w:rPr>
                  <w:highlight w:val="magenta"/>
                  <w:rPrChange w:id="38" w:author="Rijuta Das" w:date="2026-02-10T14:34:00Z" w16du:dateUtc="2026-02-10T09:04:00Z">
                    <w:rPr/>
                  </w:rPrChange>
                </w:rPr>
                <w:t>gave a shout</w:t>
              </w:r>
              <w:r>
                <w:t>.</w:t>
              </w:r>
            </w:ins>
          </w:p>
        </w:tc>
      </w:tr>
      <w:tr w:rsidR="001A142E" w14:paraId="64417923" w14:textId="77777777" w:rsidTr="001A142E">
        <w:trPr>
          <w:ins w:id="39" w:author="Rijuta Das" w:date="2026-02-10T14:01:00Z"/>
        </w:trPr>
        <w:tc>
          <w:tcPr>
            <w:tcW w:w="6974" w:type="dxa"/>
          </w:tcPr>
          <w:p w14:paraId="6F5E602F" w14:textId="77777777" w:rsidR="001A142E" w:rsidRDefault="00B943E4">
            <w:pPr>
              <w:rPr>
                <w:ins w:id="40" w:author="Rijuta Das" w:date="2026-02-10T14:04:00Z" w16du:dateUtc="2026-02-10T08:34:00Z"/>
              </w:rPr>
            </w:pPr>
            <w:ins w:id="41" w:author="Rijuta Das" w:date="2026-02-10T14:04:00Z" w16du:dateUtc="2026-02-10T08:34:00Z">
              <w:r>
                <w:t>Simile</w:t>
              </w:r>
            </w:ins>
          </w:p>
          <w:p w14:paraId="5F2CC46A" w14:textId="77777777" w:rsidR="00B943E4" w:rsidRDefault="00B943E4">
            <w:pPr>
              <w:rPr>
                <w:ins w:id="42" w:author="Rijuta Das" w:date="2026-02-10T14:05:00Z" w16du:dateUtc="2026-02-10T08:35:00Z"/>
              </w:rPr>
            </w:pPr>
            <w:ins w:id="43" w:author="Rijuta Das" w:date="2026-02-10T14:04:00Z" w16du:dateUtc="2026-02-10T08:34:00Z">
              <w:r>
                <w:t>A simile compares two un</w:t>
              </w:r>
            </w:ins>
            <w:ins w:id="44" w:author="Rijuta Das" w:date="2026-02-10T14:05:00Z" w16du:dateUtc="2026-02-10T08:35:00Z">
              <w:r>
                <w:t>like objects using the words ‘as’ or ‘like’.</w:t>
              </w:r>
            </w:ins>
          </w:p>
          <w:p w14:paraId="7D026A43" w14:textId="77777777" w:rsidR="00B943E4" w:rsidRDefault="00B943E4">
            <w:pPr>
              <w:rPr>
                <w:ins w:id="45" w:author="Rijuta Das" w:date="2026-02-10T14:05:00Z" w16du:dateUtc="2026-02-10T08:35:00Z"/>
              </w:rPr>
            </w:pPr>
            <w:ins w:id="46" w:author="Rijuta Das" w:date="2026-02-10T14:05:00Z" w16du:dateUtc="2026-02-10T08:35:00Z">
              <w:r>
                <w:t>In a line, look for two objects of comparison</w:t>
              </w:r>
              <w:r w:rsidR="00F44F7B">
                <w:t xml:space="preserve"> and for the words ‘as’ or ‘like’.</w:t>
              </w:r>
            </w:ins>
          </w:p>
          <w:p w14:paraId="46CEDC5D" w14:textId="644B33BF" w:rsidR="00F44F7B" w:rsidRDefault="00F44F7B">
            <w:pPr>
              <w:rPr>
                <w:ins w:id="47" w:author="Rijuta Das" w:date="2026-02-10T14:01:00Z" w16du:dateUtc="2026-02-10T08:31:00Z"/>
              </w:rPr>
            </w:pPr>
            <w:ins w:id="48" w:author="Rijuta Das" w:date="2026-02-10T14:05:00Z" w16du:dateUtc="2026-02-10T08:35:00Z">
              <w:r>
                <w:t xml:space="preserve">Similes create a significant impact by </w:t>
              </w:r>
            </w:ins>
            <w:ins w:id="49" w:author="Rijuta Das" w:date="2026-02-10T14:06:00Z" w16du:dateUtc="2026-02-10T08:36:00Z">
              <w:r>
                <w:t>connecting unfamiliar ideas to familiar ones.</w:t>
              </w:r>
            </w:ins>
          </w:p>
        </w:tc>
        <w:tc>
          <w:tcPr>
            <w:tcW w:w="6974" w:type="dxa"/>
          </w:tcPr>
          <w:p w14:paraId="0C2132A1" w14:textId="77777777" w:rsidR="001A142E" w:rsidRDefault="001A142E">
            <w:pPr>
              <w:rPr>
                <w:ins w:id="50" w:author="Rijuta Das" w:date="2026-02-10T14:06:00Z" w16du:dateUtc="2026-02-10T08:36:00Z"/>
              </w:rPr>
            </w:pPr>
          </w:p>
          <w:p w14:paraId="66125A87" w14:textId="77777777" w:rsidR="00D07776" w:rsidRDefault="00D07776">
            <w:pPr>
              <w:rPr>
                <w:ins w:id="51" w:author="Rijuta Das" w:date="2026-02-10T14:21:00Z" w16du:dateUtc="2026-02-10T08:51:00Z"/>
              </w:rPr>
            </w:pPr>
            <w:ins w:id="52" w:author="Rijuta Das" w:date="2026-02-10T14:06:00Z" w16du:dateUtc="2026-02-10T08:36:00Z">
              <w:r w:rsidRPr="006B5CF8">
                <w:rPr>
                  <w:highlight w:val="magenta"/>
                  <w:rPrChange w:id="53" w:author="Rijuta Das" w:date="2026-02-10T14:34:00Z" w16du:dateUtc="2026-02-10T09:04:00Z">
                    <w:rPr/>
                  </w:rPrChange>
                </w:rPr>
                <w:t>He</w:t>
              </w:r>
              <w:r>
                <w:t xml:space="preserve"> was </w:t>
              </w:r>
              <w:r w:rsidRPr="006B5CF8">
                <w:rPr>
                  <w:highlight w:val="cyan"/>
                  <w:rPrChange w:id="54" w:author="Rijuta Das" w:date="2026-02-10T14:34:00Z" w16du:dateUtc="2026-02-10T09:04:00Z">
                    <w:rPr/>
                  </w:rPrChange>
                </w:rPr>
                <w:t>as</w:t>
              </w:r>
              <w:r>
                <w:t xml:space="preserve"> </w:t>
              </w:r>
              <w:r w:rsidRPr="006B5CF8">
                <w:rPr>
                  <w:highlight w:val="green"/>
                  <w:rPrChange w:id="55" w:author="Rijuta Das" w:date="2026-02-10T14:35:00Z" w16du:dateUtc="2026-02-10T09:05:00Z">
                    <w:rPr/>
                  </w:rPrChange>
                </w:rPr>
                <w:t>heavy</w:t>
              </w:r>
              <w:r>
                <w:t xml:space="preserve"> </w:t>
              </w:r>
              <w:r w:rsidRPr="006B5CF8">
                <w:rPr>
                  <w:highlight w:val="cyan"/>
                  <w:rPrChange w:id="56" w:author="Rijuta Das" w:date="2026-02-10T14:34:00Z" w16du:dateUtc="2026-02-10T09:04:00Z">
                    <w:rPr/>
                  </w:rPrChange>
                </w:rPr>
                <w:t>as</w:t>
              </w:r>
              <w:r>
                <w:t xml:space="preserve"> a </w:t>
              </w:r>
              <w:r w:rsidRPr="006B5CF8">
                <w:rPr>
                  <w:highlight w:val="magenta"/>
                  <w:rPrChange w:id="57" w:author="Rijuta Das" w:date="2026-02-10T14:34:00Z" w16du:dateUtc="2026-02-10T09:04:00Z">
                    <w:rPr/>
                  </w:rPrChange>
                </w:rPr>
                <w:t>horse</w:t>
              </w:r>
              <w:r>
                <w:t>.</w:t>
              </w:r>
            </w:ins>
          </w:p>
          <w:p w14:paraId="2A013331" w14:textId="77777777" w:rsidR="00642A79" w:rsidRDefault="00642A79">
            <w:pPr>
              <w:rPr>
                <w:ins w:id="58" w:author="Rijuta Das" w:date="2026-02-10T14:21:00Z" w16du:dateUtc="2026-02-10T08:51:00Z"/>
              </w:rPr>
            </w:pPr>
          </w:p>
          <w:p w14:paraId="10C643A6" w14:textId="77777777" w:rsidR="00642A79" w:rsidRDefault="00642A79">
            <w:pPr>
              <w:rPr>
                <w:ins w:id="59" w:author="Rijuta Das" w:date="2026-02-10T14:22:00Z" w16du:dateUtc="2026-02-10T08:52:00Z"/>
              </w:rPr>
            </w:pPr>
            <w:ins w:id="60" w:author="Rijuta Das" w:date="2026-02-10T14:21:00Z" w16du:dateUtc="2026-02-10T08:51:00Z">
              <w:r w:rsidRPr="00642A79">
                <w:rPr>
                  <w:highlight w:val="yellow"/>
                  <w:rPrChange w:id="61" w:author="Rijuta Das" w:date="2026-02-10T14:22:00Z" w16du:dateUtc="2026-02-10T08:52:00Z">
                    <w:rPr/>
                  </w:rPrChange>
                </w:rPr>
                <w:t>Text for annotation:</w:t>
              </w:r>
            </w:ins>
          </w:p>
          <w:p w14:paraId="217FBCFE" w14:textId="6829A1D0" w:rsidR="00642A79" w:rsidRDefault="00642A79">
            <w:pPr>
              <w:rPr>
                <w:ins w:id="62" w:author="Rijuta Das" w:date="2026-02-10T14:22:00Z" w16du:dateUtc="2026-02-10T08:52:00Z"/>
              </w:rPr>
            </w:pPr>
            <w:ins w:id="63" w:author="Rijuta Das" w:date="2026-02-10T14:22:00Z" w16du:dateUtc="2026-02-10T08:52:00Z">
              <w:r>
                <w:t xml:space="preserve">He </w:t>
              </w:r>
              <w:r w:rsidR="00452947">
                <w:t>–</w:t>
              </w:r>
              <w:r>
                <w:t xml:space="preserve"> </w:t>
              </w:r>
              <w:r w:rsidR="00452947">
                <w:t>object</w:t>
              </w:r>
            </w:ins>
          </w:p>
          <w:p w14:paraId="14263E2D" w14:textId="77777777" w:rsidR="00452947" w:rsidRDefault="00452947">
            <w:pPr>
              <w:rPr>
                <w:ins w:id="64" w:author="Rijuta Das" w:date="2026-02-10T14:22:00Z" w16du:dateUtc="2026-02-10T08:52:00Z"/>
              </w:rPr>
            </w:pPr>
            <w:ins w:id="65" w:author="Rijuta Das" w:date="2026-02-10T14:22:00Z" w16du:dateUtc="2026-02-10T08:52:00Z">
              <w:r>
                <w:t>As – word of comparison</w:t>
              </w:r>
            </w:ins>
          </w:p>
          <w:p w14:paraId="46F75E23" w14:textId="77777777" w:rsidR="00452947" w:rsidRDefault="00452947">
            <w:pPr>
              <w:rPr>
                <w:ins w:id="66" w:author="Rijuta Das" w:date="2026-02-10T14:22:00Z" w16du:dateUtc="2026-02-10T08:52:00Z"/>
              </w:rPr>
            </w:pPr>
            <w:ins w:id="67" w:author="Rijuta Das" w:date="2026-02-10T14:22:00Z" w16du:dateUtc="2026-02-10T08:52:00Z">
              <w:r>
                <w:t>Heavy – compared quality</w:t>
              </w:r>
            </w:ins>
          </w:p>
          <w:p w14:paraId="08E8C104" w14:textId="59C32C18" w:rsidR="00452947" w:rsidRDefault="00452947">
            <w:pPr>
              <w:rPr>
                <w:ins w:id="68" w:author="Rijuta Das" w:date="2026-02-10T14:01:00Z" w16du:dateUtc="2026-02-10T08:31:00Z"/>
              </w:rPr>
            </w:pPr>
            <w:ins w:id="69" w:author="Rijuta Das" w:date="2026-02-10T14:22:00Z" w16du:dateUtc="2026-02-10T08:52:00Z">
              <w:r>
                <w:t>Horse - object</w:t>
              </w:r>
            </w:ins>
          </w:p>
        </w:tc>
      </w:tr>
      <w:tr w:rsidR="001A142E" w14:paraId="7AE3D668" w14:textId="77777777" w:rsidTr="001A142E">
        <w:trPr>
          <w:ins w:id="70" w:author="Rijuta Das" w:date="2026-02-10T14:01:00Z"/>
        </w:trPr>
        <w:tc>
          <w:tcPr>
            <w:tcW w:w="6974" w:type="dxa"/>
          </w:tcPr>
          <w:p w14:paraId="459F6F64" w14:textId="77777777" w:rsidR="001A142E" w:rsidRDefault="00D07776">
            <w:pPr>
              <w:rPr>
                <w:ins w:id="71" w:author="Rijuta Das" w:date="2026-02-10T14:06:00Z" w16du:dateUtc="2026-02-10T08:36:00Z"/>
              </w:rPr>
            </w:pPr>
            <w:ins w:id="72" w:author="Rijuta Das" w:date="2026-02-10T14:06:00Z" w16du:dateUtc="2026-02-10T08:36:00Z">
              <w:r>
                <w:t>Metaphor</w:t>
              </w:r>
            </w:ins>
          </w:p>
          <w:p w14:paraId="6EDF2308" w14:textId="77777777" w:rsidR="00D07776" w:rsidRDefault="00D07776">
            <w:pPr>
              <w:rPr>
                <w:ins w:id="73" w:author="Rijuta Das" w:date="2026-02-10T14:12:00Z" w16du:dateUtc="2026-02-10T08:42:00Z"/>
              </w:rPr>
            </w:pPr>
            <w:ins w:id="74" w:author="Rijuta Das" w:date="2026-02-10T14:06:00Z" w16du:dateUtc="2026-02-10T08:36:00Z">
              <w:r>
                <w:t>A metaphor directly compares two unl</w:t>
              </w:r>
            </w:ins>
            <w:ins w:id="75" w:author="Rijuta Das" w:date="2026-02-10T14:07:00Z" w16du:dateUtc="2026-02-10T08:37:00Z">
              <w:r>
                <w:t>ikely objects without using ‘as’ or ‘like’.</w:t>
              </w:r>
            </w:ins>
          </w:p>
          <w:p w14:paraId="3AFBDBFE" w14:textId="6F67C0FF" w:rsidR="008C1A00" w:rsidRDefault="008C1A00">
            <w:pPr>
              <w:rPr>
                <w:ins w:id="76" w:author="Rijuta Das" w:date="2026-02-10T14:07:00Z" w16du:dateUtc="2026-02-10T08:37:00Z"/>
              </w:rPr>
            </w:pPr>
            <w:ins w:id="77" w:author="Rijuta Das" w:date="2026-02-10T14:12:00Z" w16du:dateUtc="2026-02-10T08:42:00Z">
              <w:r>
                <w:t>In a line look for two unlikely objects for comparison.</w:t>
              </w:r>
            </w:ins>
          </w:p>
          <w:p w14:paraId="3ED126E1" w14:textId="7B92F26A" w:rsidR="00D07776" w:rsidRDefault="003373D9">
            <w:pPr>
              <w:rPr>
                <w:ins w:id="78" w:author="Rijuta Das" w:date="2026-02-10T14:01:00Z" w16du:dateUtc="2026-02-10T08:31:00Z"/>
              </w:rPr>
            </w:pPr>
            <w:ins w:id="79" w:author="Rijuta Das" w:date="2026-02-10T14:07:00Z" w16du:dateUtc="2026-02-10T08:37:00Z">
              <w:r>
                <w:t>Metaphors create powerful imagery by merging two ideas into one. They add layers of meaning and invite readers to think deeply.</w:t>
              </w:r>
            </w:ins>
          </w:p>
        </w:tc>
        <w:tc>
          <w:tcPr>
            <w:tcW w:w="6974" w:type="dxa"/>
          </w:tcPr>
          <w:p w14:paraId="4B789451" w14:textId="77777777" w:rsidR="001A142E" w:rsidRDefault="001A142E">
            <w:pPr>
              <w:rPr>
                <w:ins w:id="80" w:author="Rijuta Das" w:date="2026-02-10T14:23:00Z" w16du:dateUtc="2026-02-10T08:53:00Z"/>
              </w:rPr>
            </w:pPr>
          </w:p>
          <w:p w14:paraId="67D6D7F8" w14:textId="77777777" w:rsidR="003A39EB" w:rsidRDefault="009D3065">
            <w:pPr>
              <w:rPr>
                <w:ins w:id="81" w:author="Rijuta Das" w:date="2026-02-10T14:27:00Z" w16du:dateUtc="2026-02-10T08:57:00Z"/>
              </w:rPr>
            </w:pPr>
            <w:ins w:id="82" w:author="Rijuta Das" w:date="2026-02-10T14:27:00Z" w16du:dateUtc="2026-02-10T08:57:00Z">
              <w:r w:rsidRPr="006B5CF8">
                <w:rPr>
                  <w:highlight w:val="green"/>
                  <w:rPrChange w:id="83" w:author="Rijuta Das" w:date="2026-02-10T14:35:00Z" w16du:dateUtc="2026-02-10T09:05:00Z">
                    <w:rPr/>
                  </w:rPrChange>
                </w:rPr>
                <w:t>She</w:t>
              </w:r>
              <w:r>
                <w:t xml:space="preserve"> has a </w:t>
              </w:r>
              <w:r w:rsidRPr="006B5CF8">
                <w:rPr>
                  <w:highlight w:val="lightGray"/>
                  <w:rPrChange w:id="84" w:author="Rijuta Das" w:date="2026-02-10T14:35:00Z" w16du:dateUtc="2026-02-10T09:05:00Z">
                    <w:rPr/>
                  </w:rPrChange>
                </w:rPr>
                <w:t>heart of stone</w:t>
              </w:r>
              <w:r>
                <w:t>.</w:t>
              </w:r>
            </w:ins>
          </w:p>
          <w:p w14:paraId="599D2691" w14:textId="77777777" w:rsidR="009D3065" w:rsidRDefault="009D3065">
            <w:pPr>
              <w:rPr>
                <w:ins w:id="85" w:author="Rijuta Das" w:date="2026-02-10T14:27:00Z" w16du:dateUtc="2026-02-10T08:57:00Z"/>
              </w:rPr>
            </w:pPr>
          </w:p>
          <w:p w14:paraId="30CD54E3" w14:textId="56135541" w:rsidR="009D3065" w:rsidRDefault="009D3065">
            <w:pPr>
              <w:rPr>
                <w:ins w:id="86" w:author="Rijuta Das" w:date="2026-02-10T14:27:00Z" w16du:dateUtc="2026-02-10T08:57:00Z"/>
              </w:rPr>
            </w:pPr>
            <w:ins w:id="87" w:author="Rijuta Das" w:date="2026-02-10T14:27:00Z" w16du:dateUtc="2026-02-10T08:57:00Z">
              <w:r w:rsidRPr="0085246A">
                <w:rPr>
                  <w:highlight w:val="yellow"/>
                  <w:rPrChange w:id="88" w:author="Rijuta Das" w:date="2026-02-10T14:29:00Z" w16du:dateUtc="2026-02-10T08:59:00Z">
                    <w:rPr/>
                  </w:rPrChange>
                </w:rPr>
                <w:t>Text for annotation</w:t>
              </w:r>
            </w:ins>
            <w:ins w:id="89" w:author="Rijuta Das" w:date="2026-02-10T14:29:00Z" w16du:dateUtc="2026-02-10T08:59:00Z">
              <w:r w:rsidR="0085246A" w:rsidRPr="0085246A">
                <w:rPr>
                  <w:highlight w:val="yellow"/>
                  <w:rPrChange w:id="90" w:author="Rijuta Das" w:date="2026-02-10T14:29:00Z" w16du:dateUtc="2026-02-10T08:59:00Z">
                    <w:rPr/>
                  </w:rPrChange>
                </w:rPr>
                <w:t>:</w:t>
              </w:r>
            </w:ins>
          </w:p>
          <w:p w14:paraId="66B8FC36" w14:textId="4EF9F2F0" w:rsidR="009D3065" w:rsidRDefault="009D3065">
            <w:pPr>
              <w:rPr>
                <w:ins w:id="91" w:author="Rijuta Das" w:date="2026-02-10T14:27:00Z" w16du:dateUtc="2026-02-10T08:57:00Z"/>
              </w:rPr>
            </w:pPr>
            <w:ins w:id="92" w:author="Rijuta Das" w:date="2026-02-10T14:27:00Z" w16du:dateUtc="2026-02-10T08:57:00Z">
              <w:r>
                <w:t>She – object</w:t>
              </w:r>
            </w:ins>
          </w:p>
          <w:p w14:paraId="78CD668B" w14:textId="7C64C464" w:rsidR="009D3065" w:rsidRDefault="009D3065">
            <w:pPr>
              <w:rPr>
                <w:ins w:id="93" w:author="Rijuta Das" w:date="2026-02-10T14:01:00Z" w16du:dateUtc="2026-02-10T08:31:00Z"/>
              </w:rPr>
            </w:pPr>
            <w:ins w:id="94" w:author="Rijuta Das" w:date="2026-02-10T14:28:00Z" w16du:dateUtc="2026-02-10T08:58:00Z">
              <w:r>
                <w:t>Heart of stone - metaphor</w:t>
              </w:r>
            </w:ins>
          </w:p>
        </w:tc>
      </w:tr>
      <w:tr w:rsidR="001A142E" w14:paraId="54AB699A" w14:textId="77777777" w:rsidTr="001A142E">
        <w:trPr>
          <w:ins w:id="95" w:author="Rijuta Das" w:date="2026-02-10T14:01:00Z"/>
        </w:trPr>
        <w:tc>
          <w:tcPr>
            <w:tcW w:w="6974" w:type="dxa"/>
          </w:tcPr>
          <w:p w14:paraId="36858258" w14:textId="77777777" w:rsidR="001A142E" w:rsidRDefault="004D398C">
            <w:pPr>
              <w:rPr>
                <w:ins w:id="96" w:author="Rijuta Das" w:date="2026-02-10T14:07:00Z" w16du:dateUtc="2026-02-10T08:37:00Z"/>
              </w:rPr>
            </w:pPr>
            <w:ins w:id="97" w:author="Rijuta Das" w:date="2026-02-10T14:07:00Z" w16du:dateUtc="2026-02-10T08:37:00Z">
              <w:r>
                <w:t>Tautology</w:t>
              </w:r>
            </w:ins>
          </w:p>
          <w:p w14:paraId="7DC576B0" w14:textId="77777777" w:rsidR="004D398C" w:rsidRDefault="004D398C">
            <w:pPr>
              <w:rPr>
                <w:ins w:id="98" w:author="Rijuta Das" w:date="2026-02-10T14:12:00Z" w16du:dateUtc="2026-02-10T08:42:00Z"/>
              </w:rPr>
            </w:pPr>
            <w:ins w:id="99" w:author="Rijuta Das" w:date="2026-02-10T14:07:00Z" w16du:dateUtc="2026-02-10T08:37:00Z">
              <w:r>
                <w:t>Tautolo</w:t>
              </w:r>
            </w:ins>
            <w:ins w:id="100" w:author="Rijuta Das" w:date="2026-02-10T14:08:00Z" w16du:dateUtc="2026-02-10T08:38:00Z">
              <w:r>
                <w:t>gy is a literary device where there is unnecessary repetition of meaning using different words that say the same thing.</w:t>
              </w:r>
            </w:ins>
          </w:p>
          <w:p w14:paraId="310C675C" w14:textId="4CE39E50" w:rsidR="008C1A00" w:rsidRDefault="008C1A00">
            <w:pPr>
              <w:rPr>
                <w:ins w:id="101" w:author="Rijuta Das" w:date="2026-02-10T14:08:00Z" w16du:dateUtc="2026-02-10T08:38:00Z"/>
              </w:rPr>
            </w:pPr>
            <w:ins w:id="102" w:author="Rijuta Das" w:date="2026-02-10T14:12:00Z" w16du:dateUtc="2026-02-10T08:42:00Z">
              <w:r>
                <w:t>In a line or sentence, look for words similar in meaning which has been used in succession.</w:t>
              </w:r>
            </w:ins>
          </w:p>
          <w:p w14:paraId="11A553FD" w14:textId="4821C16E" w:rsidR="004D398C" w:rsidRDefault="0005634E">
            <w:pPr>
              <w:rPr>
                <w:ins w:id="103" w:author="Rijuta Das" w:date="2026-02-10T14:01:00Z" w16du:dateUtc="2026-02-10T08:31:00Z"/>
              </w:rPr>
            </w:pPr>
            <w:ins w:id="104" w:author="Rijuta Das" w:date="2026-02-10T14:08:00Z" w16du:dateUtc="2026-02-10T08:38:00Z">
              <w:r>
                <w:t>This device is used for emphasis, rhythm as well to stress the importance of an idea.</w:t>
              </w:r>
            </w:ins>
          </w:p>
        </w:tc>
        <w:tc>
          <w:tcPr>
            <w:tcW w:w="6974" w:type="dxa"/>
          </w:tcPr>
          <w:p w14:paraId="36CA465D" w14:textId="77777777" w:rsidR="001A142E" w:rsidRDefault="001A142E">
            <w:pPr>
              <w:rPr>
                <w:ins w:id="105" w:author="Rijuta Das" w:date="2026-02-10T14:28:00Z" w16du:dateUtc="2026-02-10T08:58:00Z"/>
              </w:rPr>
            </w:pPr>
          </w:p>
          <w:p w14:paraId="27C628EA" w14:textId="77777777" w:rsidR="002B1867" w:rsidRDefault="002B1867">
            <w:pPr>
              <w:rPr>
                <w:ins w:id="106" w:author="Rijuta Das" w:date="2026-02-10T14:28:00Z" w16du:dateUtc="2026-02-10T08:58:00Z"/>
              </w:rPr>
            </w:pPr>
            <w:ins w:id="107" w:author="Rijuta Das" w:date="2026-02-10T14:28:00Z" w16du:dateUtc="2026-02-10T08:58:00Z">
              <w:r>
                <w:t xml:space="preserve">They </w:t>
              </w:r>
              <w:r w:rsidRPr="006B5CF8">
                <w:rPr>
                  <w:highlight w:val="green"/>
                  <w:rPrChange w:id="108" w:author="Rijuta Das" w:date="2026-02-10T14:35:00Z" w16du:dateUtc="2026-02-10T09:05:00Z">
                    <w:rPr/>
                  </w:rPrChange>
                </w:rPr>
                <w:t>gathered together</w:t>
              </w:r>
              <w:r>
                <w:t xml:space="preserve"> for the ceremony.</w:t>
              </w:r>
            </w:ins>
          </w:p>
          <w:p w14:paraId="4DF8AB02" w14:textId="77777777" w:rsidR="002B1867" w:rsidRDefault="002B1867">
            <w:pPr>
              <w:rPr>
                <w:ins w:id="109" w:author="Rijuta Das" w:date="2026-02-10T14:28:00Z" w16du:dateUtc="2026-02-10T08:58:00Z"/>
              </w:rPr>
            </w:pPr>
          </w:p>
          <w:p w14:paraId="711A1AD4" w14:textId="77777777" w:rsidR="002B1867" w:rsidRDefault="002B1867">
            <w:pPr>
              <w:rPr>
                <w:ins w:id="110" w:author="Rijuta Das" w:date="2026-02-10T14:28:00Z" w16du:dateUtc="2026-02-10T08:58:00Z"/>
              </w:rPr>
            </w:pPr>
            <w:ins w:id="111" w:author="Rijuta Das" w:date="2026-02-10T14:28:00Z" w16du:dateUtc="2026-02-10T08:58:00Z">
              <w:r w:rsidRPr="0085246A">
                <w:rPr>
                  <w:highlight w:val="yellow"/>
                  <w:rPrChange w:id="112" w:author="Rijuta Das" w:date="2026-02-10T14:29:00Z" w16du:dateUtc="2026-02-10T08:59:00Z">
                    <w:rPr/>
                  </w:rPrChange>
                </w:rPr>
                <w:t>Text for annotation:</w:t>
              </w:r>
            </w:ins>
          </w:p>
          <w:p w14:paraId="0E93BC4C" w14:textId="4FF28C97" w:rsidR="002B1867" w:rsidRDefault="00CB7640">
            <w:pPr>
              <w:rPr>
                <w:ins w:id="113" w:author="Rijuta Das" w:date="2026-02-10T14:01:00Z" w16du:dateUtc="2026-02-10T08:31:00Z"/>
              </w:rPr>
            </w:pPr>
            <w:ins w:id="114" w:author="Rijuta Das" w:date="2026-02-10T14:28:00Z" w16du:dateUtc="2026-02-10T08:58:00Z">
              <w:r>
                <w:t xml:space="preserve">Gathered together </w:t>
              </w:r>
            </w:ins>
            <w:ins w:id="115" w:author="Rijuta Das" w:date="2026-02-10T14:29:00Z" w16du:dateUtc="2026-02-10T08:59:00Z">
              <w:r w:rsidR="0085246A">
                <w:t>–</w:t>
              </w:r>
            </w:ins>
            <w:ins w:id="116" w:author="Rijuta Das" w:date="2026-02-10T14:28:00Z" w16du:dateUtc="2026-02-10T08:58:00Z">
              <w:r>
                <w:t xml:space="preserve"> </w:t>
              </w:r>
            </w:ins>
            <w:ins w:id="117" w:author="Rijuta Das" w:date="2026-02-10T14:29:00Z" w16du:dateUtc="2026-02-10T08:59:00Z">
              <w:r w:rsidR="0085246A">
                <w:t>words that sound similar in meaning</w:t>
              </w:r>
            </w:ins>
          </w:p>
        </w:tc>
      </w:tr>
      <w:tr w:rsidR="004A002C" w14:paraId="7A2A9530" w14:textId="77777777" w:rsidTr="001A142E">
        <w:trPr>
          <w:ins w:id="118" w:author="Rijuta Das" w:date="2026-02-10T14:09:00Z"/>
        </w:trPr>
        <w:tc>
          <w:tcPr>
            <w:tcW w:w="6974" w:type="dxa"/>
          </w:tcPr>
          <w:p w14:paraId="27B17CBF" w14:textId="77777777" w:rsidR="004A002C" w:rsidRDefault="004A002C">
            <w:pPr>
              <w:rPr>
                <w:ins w:id="119" w:author="Rijuta Das" w:date="2026-02-10T14:09:00Z" w16du:dateUtc="2026-02-10T08:39:00Z"/>
              </w:rPr>
            </w:pPr>
            <w:ins w:id="120" w:author="Rijuta Das" w:date="2026-02-10T14:09:00Z" w16du:dateUtc="2026-02-10T08:39:00Z">
              <w:r>
                <w:t>Onomatopoeia</w:t>
              </w:r>
            </w:ins>
          </w:p>
          <w:p w14:paraId="5DDDDA62" w14:textId="77777777" w:rsidR="004A002C" w:rsidRDefault="00A24424">
            <w:pPr>
              <w:rPr>
                <w:ins w:id="121" w:author="Rijuta Das" w:date="2026-02-10T14:12:00Z" w16du:dateUtc="2026-02-10T08:42:00Z"/>
              </w:rPr>
            </w:pPr>
            <w:ins w:id="122" w:author="Rijuta Das" w:date="2026-02-10T14:09:00Z" w16du:dateUtc="2026-02-10T08:39:00Z">
              <w:r>
                <w:t>This device refers to words that imitate the natural sounds they describe.</w:t>
              </w:r>
            </w:ins>
          </w:p>
          <w:p w14:paraId="5AC181CE" w14:textId="2A801382" w:rsidR="008C1A00" w:rsidRDefault="008C1A00">
            <w:pPr>
              <w:rPr>
                <w:ins w:id="123" w:author="Rijuta Das" w:date="2026-02-10T14:09:00Z" w16du:dateUtc="2026-02-10T08:39:00Z"/>
              </w:rPr>
            </w:pPr>
            <w:ins w:id="124" w:author="Rijuta Das" w:date="2026-02-10T14:12:00Z" w16du:dateUtc="2026-02-10T08:42:00Z">
              <w:r>
                <w:t xml:space="preserve">In a line, look for the </w:t>
              </w:r>
              <w:r w:rsidR="001B3206">
                <w:t xml:space="preserve">words that </w:t>
              </w:r>
            </w:ins>
            <w:ins w:id="125" w:author="Rijuta Das" w:date="2026-02-10T14:13:00Z" w16du:dateUtc="2026-02-10T08:43:00Z">
              <w:r w:rsidR="001B3206">
                <w:t>mimic a particular sound.</w:t>
              </w:r>
            </w:ins>
          </w:p>
          <w:p w14:paraId="72B98CA1" w14:textId="04476192" w:rsidR="00A24424" w:rsidRDefault="00A24424">
            <w:pPr>
              <w:rPr>
                <w:ins w:id="126" w:author="Rijuta Das" w:date="2026-02-10T14:09:00Z" w16du:dateUtc="2026-02-10T08:39:00Z"/>
              </w:rPr>
            </w:pPr>
            <w:ins w:id="127" w:author="Rijuta Das" w:date="2026-02-10T14:09:00Z" w16du:dateUtc="2026-02-10T08:39:00Z">
              <w:r>
                <w:lastRenderedPageBreak/>
                <w:t xml:space="preserve">This device is used to </w:t>
              </w:r>
            </w:ins>
            <w:ins w:id="128" w:author="Rijuta Das" w:date="2026-02-10T14:11:00Z" w16du:dateUtc="2026-02-10T08:41:00Z">
              <w:r w:rsidR="004D6372">
                <w:t>create an immersive experience for the reader</w:t>
              </w:r>
              <w:r w:rsidR="00264C18">
                <w:t xml:space="preserve"> by engaging their sense of hearing.</w:t>
              </w:r>
            </w:ins>
          </w:p>
        </w:tc>
        <w:tc>
          <w:tcPr>
            <w:tcW w:w="6974" w:type="dxa"/>
          </w:tcPr>
          <w:p w14:paraId="45457D97" w14:textId="77777777" w:rsidR="004A002C" w:rsidRDefault="004A002C">
            <w:pPr>
              <w:rPr>
                <w:ins w:id="129" w:author="Rijuta Das" w:date="2026-02-10T14:29:00Z" w16du:dateUtc="2026-02-10T08:59:00Z"/>
              </w:rPr>
            </w:pPr>
          </w:p>
          <w:p w14:paraId="582F7231" w14:textId="77777777" w:rsidR="00A2787C" w:rsidRDefault="00A2787C">
            <w:pPr>
              <w:rPr>
                <w:ins w:id="130" w:author="Rijuta Das" w:date="2026-02-10T14:30:00Z" w16du:dateUtc="2026-02-10T09:00:00Z"/>
              </w:rPr>
            </w:pPr>
            <w:ins w:id="131" w:author="Rijuta Das" w:date="2026-02-10T14:29:00Z" w16du:dateUtc="2026-02-10T08:59:00Z">
              <w:r>
                <w:t>T</w:t>
              </w:r>
            </w:ins>
            <w:ins w:id="132" w:author="Rijuta Das" w:date="2026-02-10T14:30:00Z" w16du:dateUtc="2026-02-10T09:00:00Z">
              <w:r>
                <w:t xml:space="preserve">he food </w:t>
              </w:r>
              <w:r w:rsidRPr="006B5CF8">
                <w:rPr>
                  <w:highlight w:val="green"/>
                  <w:rPrChange w:id="133" w:author="Rijuta Das" w:date="2026-02-10T14:35:00Z" w16du:dateUtc="2026-02-10T09:05:00Z">
                    <w:rPr/>
                  </w:rPrChange>
                </w:rPr>
                <w:t>sizzled</w:t>
              </w:r>
              <w:r>
                <w:t xml:space="preserve"> in the hot pan.</w:t>
              </w:r>
            </w:ins>
          </w:p>
          <w:p w14:paraId="1EEF1F5B" w14:textId="77777777" w:rsidR="00A2787C" w:rsidRDefault="00A2787C">
            <w:pPr>
              <w:rPr>
                <w:ins w:id="134" w:author="Rijuta Das" w:date="2026-02-10T14:30:00Z" w16du:dateUtc="2026-02-10T09:00:00Z"/>
              </w:rPr>
            </w:pPr>
          </w:p>
          <w:p w14:paraId="1C637B94" w14:textId="77777777" w:rsidR="00A2787C" w:rsidRDefault="00A2787C">
            <w:pPr>
              <w:rPr>
                <w:ins w:id="135" w:author="Rijuta Das" w:date="2026-02-10T14:30:00Z" w16du:dateUtc="2026-02-10T09:00:00Z"/>
              </w:rPr>
            </w:pPr>
            <w:ins w:id="136" w:author="Rijuta Das" w:date="2026-02-10T14:30:00Z" w16du:dateUtc="2026-02-10T09:00:00Z">
              <w:r w:rsidRPr="00A2787C">
                <w:rPr>
                  <w:highlight w:val="yellow"/>
                  <w:rPrChange w:id="137" w:author="Rijuta Das" w:date="2026-02-10T14:30:00Z" w16du:dateUtc="2026-02-10T09:00:00Z">
                    <w:rPr/>
                  </w:rPrChange>
                </w:rPr>
                <w:t>Text for annotation:</w:t>
              </w:r>
            </w:ins>
          </w:p>
          <w:p w14:paraId="5354E038" w14:textId="1B658C27" w:rsidR="00A2787C" w:rsidRDefault="00A2787C">
            <w:pPr>
              <w:rPr>
                <w:ins w:id="138" w:author="Rijuta Das" w:date="2026-02-10T14:09:00Z" w16du:dateUtc="2026-02-10T08:39:00Z"/>
              </w:rPr>
            </w:pPr>
            <w:ins w:id="139" w:author="Rijuta Das" w:date="2026-02-10T14:30:00Z" w16du:dateUtc="2026-02-10T09:00:00Z">
              <w:r>
                <w:t>Sizzled – onomatopoeic word</w:t>
              </w:r>
            </w:ins>
          </w:p>
        </w:tc>
      </w:tr>
      <w:tr w:rsidR="004A002C" w14:paraId="5BFD9EEB" w14:textId="77777777" w:rsidTr="001A142E">
        <w:trPr>
          <w:ins w:id="140" w:author="Rijuta Das" w:date="2026-02-10T14:09:00Z"/>
        </w:trPr>
        <w:tc>
          <w:tcPr>
            <w:tcW w:w="6974" w:type="dxa"/>
          </w:tcPr>
          <w:p w14:paraId="72287E52" w14:textId="77777777" w:rsidR="004A002C" w:rsidRDefault="00264C18">
            <w:pPr>
              <w:rPr>
                <w:ins w:id="141" w:author="Rijuta Das" w:date="2026-02-10T14:11:00Z" w16du:dateUtc="2026-02-10T08:41:00Z"/>
              </w:rPr>
            </w:pPr>
            <w:ins w:id="142" w:author="Rijuta Das" w:date="2026-02-10T14:11:00Z" w16du:dateUtc="2026-02-10T08:41:00Z">
              <w:r>
                <w:t>Transferred Epithet</w:t>
              </w:r>
            </w:ins>
          </w:p>
          <w:p w14:paraId="63797C57" w14:textId="77777777" w:rsidR="00264C18" w:rsidRDefault="00264C18">
            <w:pPr>
              <w:rPr>
                <w:ins w:id="143" w:author="Rijuta Das" w:date="2026-02-10T14:13:00Z" w16du:dateUtc="2026-02-10T08:43:00Z"/>
              </w:rPr>
            </w:pPr>
            <w:ins w:id="144" w:author="Rijuta Das" w:date="2026-02-10T14:11:00Z" w16du:dateUtc="2026-02-10T08:41:00Z">
              <w:r>
                <w:t>Transferred epi</w:t>
              </w:r>
            </w:ins>
            <w:ins w:id="145" w:author="Rijuta Das" w:date="2026-02-10T14:12:00Z" w16du:dateUtc="2026-02-10T08:42:00Z">
              <w:r>
                <w:t>thet is a literary device where</w:t>
              </w:r>
            </w:ins>
            <w:ins w:id="146" w:author="Rijuta Das" w:date="2026-02-10T14:13:00Z" w16du:dateUtc="2026-02-10T08:43:00Z">
              <w:r w:rsidR="001B3206">
                <w:t xml:space="preserve"> an adjective </w:t>
              </w:r>
              <w:r w:rsidR="00562DF8">
                <w:t>used to describe a person’s feeling or state is placed next to an object or thing instead.</w:t>
              </w:r>
            </w:ins>
          </w:p>
          <w:p w14:paraId="05C958CD" w14:textId="77777777" w:rsidR="00562DF8" w:rsidRDefault="00562DF8">
            <w:pPr>
              <w:rPr>
                <w:ins w:id="147" w:author="Rijuta Das" w:date="2026-02-10T14:14:00Z" w16du:dateUtc="2026-02-10T08:44:00Z"/>
              </w:rPr>
            </w:pPr>
            <w:ins w:id="148" w:author="Rijuta Das" w:date="2026-02-10T14:13:00Z" w16du:dateUtc="2026-02-10T08:43:00Z">
              <w:r>
                <w:t xml:space="preserve">In a line, look for </w:t>
              </w:r>
            </w:ins>
            <w:ins w:id="149" w:author="Rijuta Das" w:date="2026-02-10T14:14:00Z" w16du:dateUtc="2026-02-10T08:44:00Z">
              <w:r>
                <w:t>an adjective which is placed next to an object.</w:t>
              </w:r>
            </w:ins>
          </w:p>
          <w:p w14:paraId="48458057" w14:textId="77EF0503" w:rsidR="00562DF8" w:rsidRDefault="00D33CD2">
            <w:pPr>
              <w:rPr>
                <w:ins w:id="150" w:author="Rijuta Das" w:date="2026-02-10T14:09:00Z" w16du:dateUtc="2026-02-10T08:39:00Z"/>
              </w:rPr>
            </w:pPr>
            <w:ins w:id="151" w:author="Rijuta Das" w:date="2026-02-10T14:14:00Z" w16du:dateUtc="2026-02-10T08:44:00Z">
              <w:r>
                <w:t>This device creates a striking description that reveals a character’s inner emotion through their surroundings. It adds depth and subtlety rather than telling how someone feels.</w:t>
              </w:r>
            </w:ins>
          </w:p>
        </w:tc>
        <w:tc>
          <w:tcPr>
            <w:tcW w:w="6974" w:type="dxa"/>
          </w:tcPr>
          <w:p w14:paraId="572D9EF7" w14:textId="77777777" w:rsidR="004A002C" w:rsidRDefault="004A002C">
            <w:pPr>
              <w:rPr>
                <w:ins w:id="152" w:author="Rijuta Das" w:date="2026-02-10T14:31:00Z" w16du:dateUtc="2026-02-10T09:01:00Z"/>
              </w:rPr>
            </w:pPr>
          </w:p>
          <w:p w14:paraId="600C2168" w14:textId="77777777" w:rsidR="00920D91" w:rsidRDefault="00920D91">
            <w:pPr>
              <w:rPr>
                <w:ins w:id="153" w:author="Rijuta Das" w:date="2026-02-10T14:31:00Z" w16du:dateUtc="2026-02-10T09:01:00Z"/>
              </w:rPr>
            </w:pPr>
            <w:ins w:id="154" w:author="Rijuta Das" w:date="2026-02-10T14:31:00Z" w16du:dateUtc="2026-02-10T09:01:00Z">
              <w:r>
                <w:t xml:space="preserve">He took a </w:t>
              </w:r>
              <w:r w:rsidRPr="006B5CF8">
                <w:rPr>
                  <w:highlight w:val="green"/>
                  <w:rPrChange w:id="155" w:author="Rijuta Das" w:date="2026-02-10T14:35:00Z" w16du:dateUtc="2026-02-10T09:05:00Z">
                    <w:rPr/>
                  </w:rPrChange>
                </w:rPr>
                <w:t>thoughtful</w:t>
              </w:r>
              <w:r>
                <w:t xml:space="preserve"> </w:t>
              </w:r>
              <w:r w:rsidRPr="006B5CF8">
                <w:rPr>
                  <w:highlight w:val="cyan"/>
                  <w:rPrChange w:id="156" w:author="Rijuta Das" w:date="2026-02-10T14:35:00Z" w16du:dateUtc="2026-02-10T09:05:00Z">
                    <w:rPr/>
                  </w:rPrChange>
                </w:rPr>
                <w:t>sip</w:t>
              </w:r>
              <w:r>
                <w:t xml:space="preserve"> of his coffee.</w:t>
              </w:r>
            </w:ins>
          </w:p>
          <w:p w14:paraId="7DFC6D28" w14:textId="77777777" w:rsidR="00920D91" w:rsidRDefault="00920D91">
            <w:pPr>
              <w:rPr>
                <w:ins w:id="157" w:author="Rijuta Das" w:date="2026-02-10T14:31:00Z" w16du:dateUtc="2026-02-10T09:01:00Z"/>
              </w:rPr>
            </w:pPr>
          </w:p>
          <w:p w14:paraId="011B7356" w14:textId="77777777" w:rsidR="00920D91" w:rsidRDefault="00920D91">
            <w:pPr>
              <w:rPr>
                <w:ins w:id="158" w:author="Rijuta Das" w:date="2026-02-10T14:31:00Z" w16du:dateUtc="2026-02-10T09:01:00Z"/>
              </w:rPr>
            </w:pPr>
            <w:ins w:id="159" w:author="Rijuta Das" w:date="2026-02-10T14:31:00Z" w16du:dateUtc="2026-02-10T09:01:00Z">
              <w:r w:rsidRPr="00E35898">
                <w:rPr>
                  <w:highlight w:val="yellow"/>
                  <w:rPrChange w:id="160" w:author="Rijuta Das" w:date="2026-02-10T14:32:00Z" w16du:dateUtc="2026-02-10T09:02:00Z">
                    <w:rPr/>
                  </w:rPrChange>
                </w:rPr>
                <w:t>Text for annotation:</w:t>
              </w:r>
            </w:ins>
          </w:p>
          <w:p w14:paraId="5813283B" w14:textId="4D75083D" w:rsidR="00920D91" w:rsidRDefault="00E35898">
            <w:pPr>
              <w:rPr>
                <w:ins w:id="161" w:author="Rijuta Das" w:date="2026-02-10T14:31:00Z" w16du:dateUtc="2026-02-10T09:01:00Z"/>
              </w:rPr>
            </w:pPr>
            <w:ins w:id="162" w:author="Rijuta Das" w:date="2026-02-10T14:31:00Z" w16du:dateUtc="2026-02-10T09:01:00Z">
              <w:r>
                <w:t>Thoughtful – adjective</w:t>
              </w:r>
            </w:ins>
          </w:p>
          <w:p w14:paraId="2D597581" w14:textId="24AA7A48" w:rsidR="00E35898" w:rsidRDefault="00E35898">
            <w:pPr>
              <w:rPr>
                <w:ins w:id="163" w:author="Rijuta Das" w:date="2026-02-10T14:09:00Z" w16du:dateUtc="2026-02-10T08:39:00Z"/>
              </w:rPr>
            </w:pPr>
            <w:ins w:id="164" w:author="Rijuta Das" w:date="2026-02-10T14:31:00Z" w16du:dateUtc="2026-02-10T09:01:00Z">
              <w:r>
                <w:t>Sip – act of sipping</w:t>
              </w:r>
            </w:ins>
          </w:p>
        </w:tc>
      </w:tr>
      <w:tr w:rsidR="004A002C" w14:paraId="327E8831" w14:textId="77777777" w:rsidTr="001A142E">
        <w:trPr>
          <w:ins w:id="165" w:author="Rijuta Das" w:date="2026-02-10T14:09:00Z"/>
        </w:trPr>
        <w:tc>
          <w:tcPr>
            <w:tcW w:w="6974" w:type="dxa"/>
          </w:tcPr>
          <w:p w14:paraId="6AA1A200" w14:textId="77777777" w:rsidR="004A002C" w:rsidRDefault="00D33CD2">
            <w:pPr>
              <w:rPr>
                <w:ins w:id="166" w:author="Rijuta Das" w:date="2026-02-10T14:15:00Z" w16du:dateUtc="2026-02-10T08:45:00Z"/>
              </w:rPr>
            </w:pPr>
            <w:ins w:id="167" w:author="Rijuta Das" w:date="2026-02-10T14:14:00Z" w16du:dateUtc="2026-02-10T08:44:00Z">
              <w:r>
                <w:t>Oxymoron</w:t>
              </w:r>
            </w:ins>
          </w:p>
          <w:p w14:paraId="5012586B" w14:textId="77777777" w:rsidR="00D33CD2" w:rsidRDefault="00A6701F">
            <w:pPr>
              <w:rPr>
                <w:ins w:id="168" w:author="Rijuta Das" w:date="2026-02-10T14:15:00Z" w16du:dateUtc="2026-02-10T08:45:00Z"/>
              </w:rPr>
            </w:pPr>
            <w:ins w:id="169" w:author="Rijuta Das" w:date="2026-02-10T14:15:00Z" w16du:dateUtc="2026-02-10T08:45:00Z">
              <w:r>
                <w:t>Oxymoron is a literary device where two words with opposite meaning side by side in a line.</w:t>
              </w:r>
            </w:ins>
          </w:p>
          <w:p w14:paraId="064AF793" w14:textId="77777777" w:rsidR="00A6701F" w:rsidRDefault="00A6701F">
            <w:pPr>
              <w:rPr>
                <w:ins w:id="170" w:author="Rijuta Das" w:date="2026-02-10T14:15:00Z" w16du:dateUtc="2026-02-10T08:45:00Z"/>
              </w:rPr>
            </w:pPr>
            <w:ins w:id="171" w:author="Rijuta Das" w:date="2026-02-10T14:15:00Z" w16du:dateUtc="2026-02-10T08:45:00Z">
              <w:r>
                <w:t>In a line, look for two contradicting words.</w:t>
              </w:r>
            </w:ins>
          </w:p>
          <w:p w14:paraId="4131E67A" w14:textId="7F6856D6" w:rsidR="00A6701F" w:rsidRDefault="00A6701F">
            <w:pPr>
              <w:rPr>
                <w:ins w:id="172" w:author="Rijuta Das" w:date="2026-02-10T14:09:00Z" w16du:dateUtc="2026-02-10T08:39:00Z"/>
              </w:rPr>
            </w:pPr>
            <w:ins w:id="173" w:author="Rijuta Das" w:date="2026-02-10T14:15:00Z" w16du:dateUtc="2026-02-10T08:45:00Z">
              <w:r>
                <w:t xml:space="preserve">This device is used to </w:t>
              </w:r>
              <w:r w:rsidR="00894911">
                <w:t>capture complex emotion</w:t>
              </w:r>
            </w:ins>
            <w:ins w:id="174" w:author="Rijuta Das" w:date="2026-02-10T14:16:00Z" w16du:dateUtc="2026-02-10T08:46:00Z">
              <w:r w:rsidR="00894911">
                <w:t>s through contradiction. It surprises readers and provokes thought.</w:t>
              </w:r>
            </w:ins>
          </w:p>
        </w:tc>
        <w:tc>
          <w:tcPr>
            <w:tcW w:w="6974" w:type="dxa"/>
          </w:tcPr>
          <w:p w14:paraId="2524C316" w14:textId="77777777" w:rsidR="004A002C" w:rsidRDefault="004A002C">
            <w:pPr>
              <w:rPr>
                <w:ins w:id="175" w:author="Rijuta Das" w:date="2026-02-10T14:32:00Z" w16du:dateUtc="2026-02-10T09:02:00Z"/>
              </w:rPr>
            </w:pPr>
          </w:p>
          <w:p w14:paraId="1E1CF0C4" w14:textId="77777777" w:rsidR="00E03E7B" w:rsidRDefault="00E03E7B">
            <w:pPr>
              <w:rPr>
                <w:ins w:id="176" w:author="Rijuta Das" w:date="2026-02-10T14:32:00Z" w16du:dateUtc="2026-02-10T09:02:00Z"/>
              </w:rPr>
            </w:pPr>
            <w:ins w:id="177" w:author="Rijuta Das" w:date="2026-02-10T14:32:00Z" w16du:dateUtc="2026-02-10T09:02:00Z">
              <w:r>
                <w:t xml:space="preserve">The comedian’s jokes were met with </w:t>
              </w:r>
              <w:r w:rsidRPr="006B5CF8">
                <w:rPr>
                  <w:highlight w:val="cyan"/>
                  <w:rPrChange w:id="178" w:author="Rijuta Das" w:date="2026-02-10T14:35:00Z" w16du:dateUtc="2026-02-10T09:05:00Z">
                    <w:rPr/>
                  </w:rPrChange>
                </w:rPr>
                <w:t>serious</w:t>
              </w:r>
              <w:r>
                <w:t xml:space="preserve"> </w:t>
              </w:r>
              <w:r w:rsidRPr="006B5CF8">
                <w:rPr>
                  <w:highlight w:val="magenta"/>
                  <w:rPrChange w:id="179" w:author="Rijuta Das" w:date="2026-02-10T14:35:00Z" w16du:dateUtc="2026-02-10T09:05:00Z">
                    <w:rPr/>
                  </w:rPrChange>
                </w:rPr>
                <w:t>laughter.</w:t>
              </w:r>
            </w:ins>
          </w:p>
          <w:p w14:paraId="3C64DA72" w14:textId="77777777" w:rsidR="00E03E7B" w:rsidRDefault="00E03E7B">
            <w:pPr>
              <w:rPr>
                <w:ins w:id="180" w:author="Rijuta Das" w:date="2026-02-10T14:32:00Z" w16du:dateUtc="2026-02-10T09:02:00Z"/>
              </w:rPr>
            </w:pPr>
          </w:p>
          <w:p w14:paraId="2D2D6ADE" w14:textId="77777777" w:rsidR="00E03E7B" w:rsidRDefault="00E03E7B">
            <w:pPr>
              <w:rPr>
                <w:ins w:id="181" w:author="Rijuta Das" w:date="2026-02-10T14:32:00Z" w16du:dateUtc="2026-02-10T09:02:00Z"/>
              </w:rPr>
            </w:pPr>
            <w:ins w:id="182" w:author="Rijuta Das" w:date="2026-02-10T14:32:00Z" w16du:dateUtc="2026-02-10T09:02:00Z">
              <w:r w:rsidRPr="00CE6206">
                <w:rPr>
                  <w:highlight w:val="yellow"/>
                  <w:rPrChange w:id="183" w:author="Rijuta Das" w:date="2026-02-10T14:32:00Z" w16du:dateUtc="2026-02-10T09:02:00Z">
                    <w:rPr/>
                  </w:rPrChange>
                </w:rPr>
                <w:t>Text for annotation:</w:t>
              </w:r>
            </w:ins>
          </w:p>
          <w:p w14:paraId="32639CAE" w14:textId="0C6A210D" w:rsidR="00E03E7B" w:rsidRDefault="00E03E7B">
            <w:pPr>
              <w:rPr>
                <w:ins w:id="184" w:author="Rijuta Das" w:date="2026-02-10T14:09:00Z" w16du:dateUtc="2026-02-10T08:39:00Z"/>
              </w:rPr>
            </w:pPr>
            <w:ins w:id="185" w:author="Rijuta Das" w:date="2026-02-10T14:32:00Z" w16du:dateUtc="2026-02-10T09:02:00Z">
              <w:r>
                <w:t xml:space="preserve">Serious </w:t>
              </w:r>
              <w:r w:rsidR="00CE6206">
                <w:t>laughter – contradictory words</w:t>
              </w:r>
            </w:ins>
          </w:p>
        </w:tc>
      </w:tr>
      <w:tr w:rsidR="004A002C" w14:paraId="597CDDE5" w14:textId="77777777" w:rsidTr="001A142E">
        <w:trPr>
          <w:ins w:id="186" w:author="Rijuta Das" w:date="2026-02-10T14:09:00Z"/>
        </w:trPr>
        <w:tc>
          <w:tcPr>
            <w:tcW w:w="6974" w:type="dxa"/>
          </w:tcPr>
          <w:p w14:paraId="32D0467B" w14:textId="77777777" w:rsidR="004A002C" w:rsidRDefault="009C242B">
            <w:pPr>
              <w:rPr>
                <w:ins w:id="187" w:author="Rijuta Das" w:date="2026-02-10T14:16:00Z" w16du:dateUtc="2026-02-10T08:46:00Z"/>
              </w:rPr>
            </w:pPr>
            <w:ins w:id="188" w:author="Rijuta Das" w:date="2026-02-10T14:16:00Z" w16du:dateUtc="2026-02-10T08:46:00Z">
              <w:r>
                <w:t>Hyperbole</w:t>
              </w:r>
            </w:ins>
          </w:p>
          <w:p w14:paraId="690914E3" w14:textId="77777777" w:rsidR="009C242B" w:rsidRDefault="009C242B">
            <w:pPr>
              <w:rPr>
                <w:ins w:id="189" w:author="Rijuta Das" w:date="2026-02-10T14:16:00Z" w16du:dateUtc="2026-02-10T08:46:00Z"/>
              </w:rPr>
            </w:pPr>
            <w:ins w:id="190" w:author="Rijuta Das" w:date="2026-02-10T14:16:00Z" w16du:dateUtc="2026-02-10T08:46:00Z">
              <w:r>
                <w:t>Hyperbole is a literary device that is used to create emphasis through extreme exaggeration.</w:t>
              </w:r>
            </w:ins>
          </w:p>
          <w:p w14:paraId="040834A5" w14:textId="77777777" w:rsidR="009C242B" w:rsidRDefault="009C242B">
            <w:pPr>
              <w:rPr>
                <w:ins w:id="191" w:author="Rijuta Das" w:date="2026-02-10T14:17:00Z" w16du:dateUtc="2026-02-10T08:47:00Z"/>
              </w:rPr>
            </w:pPr>
            <w:ins w:id="192" w:author="Rijuta Das" w:date="2026-02-10T14:16:00Z" w16du:dateUtc="2026-02-10T08:46:00Z">
              <w:r>
                <w:t xml:space="preserve">In a line for </w:t>
              </w:r>
            </w:ins>
            <w:ins w:id="193" w:author="Rijuta Das" w:date="2026-02-10T14:17:00Z" w16du:dateUtc="2026-02-10T08:47:00Z">
              <w:r>
                <w:t xml:space="preserve">an object and the phrase which </w:t>
              </w:r>
              <w:r w:rsidR="00446791">
                <w:t>show exaggeration.</w:t>
              </w:r>
            </w:ins>
          </w:p>
          <w:p w14:paraId="4F94DB21" w14:textId="0DC9D88E" w:rsidR="00446791" w:rsidRDefault="00446791">
            <w:pPr>
              <w:rPr>
                <w:ins w:id="194" w:author="Rijuta Das" w:date="2026-02-10T14:09:00Z" w16du:dateUtc="2026-02-10T08:39:00Z"/>
              </w:rPr>
            </w:pPr>
            <w:ins w:id="195" w:author="Rijuta Das" w:date="2026-02-10T14:17:00Z" w16du:dateUtc="2026-02-10T08:47:00Z">
              <w:r>
                <w:t>This device is used to add drama, humour and intensity. It helps readers feel the magnitude of an emotion or situation by stretching reality to its limits.</w:t>
              </w:r>
            </w:ins>
          </w:p>
        </w:tc>
        <w:tc>
          <w:tcPr>
            <w:tcW w:w="6974" w:type="dxa"/>
          </w:tcPr>
          <w:p w14:paraId="03F36EE9" w14:textId="77777777" w:rsidR="004A002C" w:rsidRDefault="004A002C">
            <w:pPr>
              <w:rPr>
                <w:ins w:id="196" w:author="Rijuta Das" w:date="2026-02-10T14:33:00Z" w16du:dateUtc="2026-02-10T09:03:00Z"/>
              </w:rPr>
            </w:pPr>
          </w:p>
          <w:p w14:paraId="51B6635E" w14:textId="77777777" w:rsidR="00CE6206" w:rsidRDefault="00CE6206">
            <w:pPr>
              <w:rPr>
                <w:ins w:id="197" w:author="Rijuta Das" w:date="2026-02-10T14:33:00Z" w16du:dateUtc="2026-02-10T09:03:00Z"/>
              </w:rPr>
            </w:pPr>
            <w:ins w:id="198" w:author="Rijuta Das" w:date="2026-02-10T14:33:00Z" w16du:dateUtc="2026-02-10T09:03:00Z">
              <w:r>
                <w:t xml:space="preserve">They cried </w:t>
              </w:r>
              <w:r w:rsidRPr="006B5CF8">
                <w:rPr>
                  <w:highlight w:val="green"/>
                  <w:rPrChange w:id="199" w:author="Rijuta Das" w:date="2026-02-10T14:36:00Z" w16du:dateUtc="2026-02-10T09:06:00Z">
                    <w:rPr/>
                  </w:rPrChange>
                </w:rPr>
                <w:t>an ocean of tears</w:t>
              </w:r>
              <w:r>
                <w:t xml:space="preserve"> on the eve of their departure.</w:t>
              </w:r>
            </w:ins>
          </w:p>
          <w:p w14:paraId="3345E8C6" w14:textId="77777777" w:rsidR="00CE6206" w:rsidRDefault="00CE6206">
            <w:pPr>
              <w:rPr>
                <w:ins w:id="200" w:author="Rijuta Das" w:date="2026-02-10T14:33:00Z" w16du:dateUtc="2026-02-10T09:03:00Z"/>
              </w:rPr>
            </w:pPr>
          </w:p>
          <w:p w14:paraId="1E650C38" w14:textId="77777777" w:rsidR="00CE6206" w:rsidRDefault="00CE6206">
            <w:pPr>
              <w:rPr>
                <w:ins w:id="201" w:author="Rijuta Das" w:date="2026-02-10T14:33:00Z" w16du:dateUtc="2026-02-10T09:03:00Z"/>
              </w:rPr>
            </w:pPr>
            <w:ins w:id="202" w:author="Rijuta Das" w:date="2026-02-10T14:33:00Z" w16du:dateUtc="2026-02-10T09:03:00Z">
              <w:r w:rsidRPr="00C20E89">
                <w:rPr>
                  <w:highlight w:val="yellow"/>
                  <w:rPrChange w:id="203" w:author="Rijuta Das" w:date="2026-02-10T14:33:00Z" w16du:dateUtc="2026-02-10T09:03:00Z">
                    <w:rPr/>
                  </w:rPrChange>
                </w:rPr>
                <w:t>Text for annotation:</w:t>
              </w:r>
            </w:ins>
          </w:p>
          <w:p w14:paraId="1CA74E8B" w14:textId="5C2D24C7" w:rsidR="00CE6206" w:rsidRDefault="00C20E89">
            <w:pPr>
              <w:rPr>
                <w:ins w:id="204" w:author="Rijuta Das" w:date="2026-02-10T14:09:00Z" w16du:dateUtc="2026-02-10T08:39:00Z"/>
              </w:rPr>
            </w:pPr>
            <w:ins w:id="205" w:author="Rijuta Das" w:date="2026-02-10T14:33:00Z" w16du:dateUtc="2026-02-10T09:03:00Z">
              <w:r>
                <w:t>Ocean of tears – exaggerated phrase</w:t>
              </w:r>
            </w:ins>
          </w:p>
        </w:tc>
      </w:tr>
      <w:tr w:rsidR="004A002C" w14:paraId="41323374" w14:textId="77777777" w:rsidTr="001A142E">
        <w:trPr>
          <w:ins w:id="206" w:author="Rijuta Das" w:date="2026-02-10T14:09:00Z"/>
        </w:trPr>
        <w:tc>
          <w:tcPr>
            <w:tcW w:w="6974" w:type="dxa"/>
          </w:tcPr>
          <w:p w14:paraId="6C810E04" w14:textId="77777777" w:rsidR="004A002C" w:rsidRDefault="00DB26D8">
            <w:pPr>
              <w:rPr>
                <w:ins w:id="207" w:author="Rijuta Das" w:date="2026-02-10T14:25:00Z" w16du:dateUtc="2026-02-10T08:55:00Z"/>
              </w:rPr>
            </w:pPr>
            <w:ins w:id="208" w:author="Rijuta Das" w:date="2026-02-10T14:24:00Z" w16du:dateUtc="2026-02-10T08:54:00Z">
              <w:r>
                <w:t>Allitera</w:t>
              </w:r>
            </w:ins>
            <w:ins w:id="209" w:author="Rijuta Das" w:date="2026-02-10T14:25:00Z" w16du:dateUtc="2026-02-10T08:55:00Z">
              <w:r>
                <w:t>tion</w:t>
              </w:r>
            </w:ins>
          </w:p>
          <w:p w14:paraId="749B1249" w14:textId="77777777" w:rsidR="005D6A63" w:rsidRDefault="00DB26D8">
            <w:pPr>
              <w:rPr>
                <w:ins w:id="210" w:author="Rijuta Das" w:date="2026-02-10T14:25:00Z" w16du:dateUtc="2026-02-10T08:55:00Z"/>
              </w:rPr>
            </w:pPr>
            <w:ins w:id="211" w:author="Rijuta Das" w:date="2026-02-10T14:25:00Z" w16du:dateUtc="2026-02-10T08:55:00Z">
              <w:r>
                <w:t xml:space="preserve">Alliteration is a literary device where the words beginning with the same consonant sounds </w:t>
              </w:r>
              <w:r w:rsidR="005D6A63">
                <w:t>have been repeated in the line.</w:t>
              </w:r>
            </w:ins>
          </w:p>
          <w:p w14:paraId="6BED5511" w14:textId="77777777" w:rsidR="005D6A63" w:rsidRDefault="005D6A63">
            <w:pPr>
              <w:rPr>
                <w:ins w:id="212" w:author="Rijuta Das" w:date="2026-02-10T14:25:00Z" w16du:dateUtc="2026-02-10T08:55:00Z"/>
              </w:rPr>
            </w:pPr>
            <w:ins w:id="213" w:author="Rijuta Das" w:date="2026-02-10T14:25:00Z" w16du:dateUtc="2026-02-10T08:55:00Z">
              <w:r>
                <w:t>In a line, look for the words which begin with the same consonant sounds.</w:t>
              </w:r>
            </w:ins>
          </w:p>
          <w:p w14:paraId="762389FD" w14:textId="094CFC46" w:rsidR="00DB26D8" w:rsidRDefault="005D6A63">
            <w:pPr>
              <w:rPr>
                <w:ins w:id="214" w:author="Rijuta Das" w:date="2026-02-10T14:09:00Z" w16du:dateUtc="2026-02-10T08:39:00Z"/>
              </w:rPr>
            </w:pPr>
            <w:ins w:id="215" w:author="Rijuta Das" w:date="2026-02-10T14:25:00Z" w16du:dateUtc="2026-02-10T08:55:00Z">
              <w:r>
                <w:t xml:space="preserve">Alliteration is used to enhance the musical quality of the </w:t>
              </w:r>
            </w:ins>
            <w:ins w:id="216" w:author="Rijuta Das" w:date="2026-02-10T14:26:00Z" w16du:dateUtc="2026-02-10T08:56:00Z">
              <w:r>
                <w:t>poem.</w:t>
              </w:r>
            </w:ins>
            <w:ins w:id="217" w:author="Rijuta Das" w:date="2026-02-10T14:25:00Z" w16du:dateUtc="2026-02-10T08:55:00Z">
              <w:r w:rsidR="00DB26D8">
                <w:t xml:space="preserve"> </w:t>
              </w:r>
            </w:ins>
          </w:p>
        </w:tc>
        <w:tc>
          <w:tcPr>
            <w:tcW w:w="6974" w:type="dxa"/>
          </w:tcPr>
          <w:p w14:paraId="4DA6399E" w14:textId="77777777" w:rsidR="004A002C" w:rsidRDefault="004A002C">
            <w:pPr>
              <w:rPr>
                <w:ins w:id="218" w:author="Rijuta Das" w:date="2026-02-10T14:26:00Z" w16du:dateUtc="2026-02-10T08:56:00Z"/>
              </w:rPr>
            </w:pPr>
          </w:p>
          <w:p w14:paraId="6C92833B" w14:textId="77777777" w:rsidR="00A0057C" w:rsidRDefault="00A0057C">
            <w:pPr>
              <w:rPr>
                <w:ins w:id="219" w:author="Rijuta Das" w:date="2026-02-10T14:26:00Z" w16du:dateUtc="2026-02-10T08:56:00Z"/>
              </w:rPr>
            </w:pPr>
            <w:ins w:id="220" w:author="Rijuta Das" w:date="2026-02-10T14:26:00Z" w16du:dateUtc="2026-02-10T08:56:00Z">
              <w:r>
                <w:t xml:space="preserve">The </w:t>
              </w:r>
              <w:r w:rsidRPr="00A0057C">
                <w:rPr>
                  <w:highlight w:val="yellow"/>
                  <w:rPrChange w:id="221" w:author="Rijuta Das" w:date="2026-02-10T14:26:00Z" w16du:dateUtc="2026-02-10T08:56:00Z">
                    <w:rPr/>
                  </w:rPrChange>
                </w:rPr>
                <w:t>c</w:t>
              </w:r>
              <w:r>
                <w:t xml:space="preserve">amera </w:t>
              </w:r>
              <w:r w:rsidRPr="00A0057C">
                <w:rPr>
                  <w:highlight w:val="yellow"/>
                  <w:rPrChange w:id="222" w:author="Rijuta Das" w:date="2026-02-10T14:26:00Z" w16du:dateUtc="2026-02-10T08:56:00Z">
                    <w:rPr/>
                  </w:rPrChange>
                </w:rPr>
                <w:t>c</w:t>
              </w:r>
              <w:r>
                <w:t xml:space="preserve">aptured her </w:t>
              </w:r>
              <w:r w:rsidRPr="00A0057C">
                <w:rPr>
                  <w:highlight w:val="yellow"/>
                  <w:rPrChange w:id="223" w:author="Rijuta Das" w:date="2026-02-10T14:26:00Z" w16du:dateUtc="2026-02-10T08:56:00Z">
                    <w:rPr/>
                  </w:rPrChange>
                </w:rPr>
                <w:t>c</w:t>
              </w:r>
              <w:r>
                <w:t xml:space="preserve">andid </w:t>
              </w:r>
              <w:r w:rsidRPr="00A0057C">
                <w:rPr>
                  <w:highlight w:val="yellow"/>
                  <w:rPrChange w:id="224" w:author="Rijuta Das" w:date="2026-02-10T14:26:00Z" w16du:dateUtc="2026-02-10T08:56:00Z">
                    <w:rPr/>
                  </w:rPrChange>
                </w:rPr>
                <w:t>c</w:t>
              </w:r>
              <w:r>
                <w:t>harm.</w:t>
              </w:r>
            </w:ins>
          </w:p>
          <w:p w14:paraId="757C81CA" w14:textId="77777777" w:rsidR="00A0057C" w:rsidRDefault="00A0057C">
            <w:pPr>
              <w:rPr>
                <w:ins w:id="225" w:author="Rijuta Das" w:date="2026-02-10T14:26:00Z" w16du:dateUtc="2026-02-10T08:56:00Z"/>
              </w:rPr>
            </w:pPr>
          </w:p>
          <w:p w14:paraId="4C71B4CE" w14:textId="28BA7599" w:rsidR="00E61C58" w:rsidRDefault="00C20E89">
            <w:pPr>
              <w:rPr>
                <w:ins w:id="226" w:author="Rijuta Das" w:date="2026-02-10T14:09:00Z" w16du:dateUtc="2026-02-10T08:39:00Z"/>
              </w:rPr>
            </w:pPr>
            <w:ins w:id="227" w:author="Rijuta Das" w:date="2026-02-10T14:33:00Z" w16du:dateUtc="2026-02-10T09:03:00Z">
              <w:r w:rsidRPr="00C20E89">
                <w:rPr>
                  <w:highlight w:val="yellow"/>
                  <w:rPrChange w:id="228" w:author="Rijuta Das" w:date="2026-02-10T14:33:00Z" w16du:dateUtc="2026-02-10T09:03:00Z">
                    <w:rPr/>
                  </w:rPrChange>
                </w:rPr>
                <w:t>Please just show highlights. No text required here.</w:t>
              </w:r>
            </w:ins>
          </w:p>
        </w:tc>
      </w:tr>
    </w:tbl>
    <w:p w14:paraId="2659FB48" w14:textId="77777777" w:rsidR="000F3D4C" w:rsidRDefault="000F3D4C"/>
    <w:p w14:paraId="18CF0A2E" w14:textId="77777777" w:rsidR="000F3D4C" w:rsidRDefault="000F3D4C"/>
    <w:p w14:paraId="5AD1DCDF" w14:textId="77777777" w:rsidR="000F3D4C" w:rsidRDefault="000F3D4C"/>
    <w:p w14:paraId="055DA583" w14:textId="77777777" w:rsidR="000F3D4C" w:rsidRDefault="000F3D4C"/>
    <w:p w14:paraId="513561A9" w14:textId="77777777" w:rsidR="000F3D4C" w:rsidRDefault="000F3D4C"/>
    <w:p w14:paraId="2E844D8C" w14:textId="77777777" w:rsidR="000F3D4C" w:rsidRDefault="000F3D4C"/>
    <w:p w14:paraId="14334B7B" w14:textId="77777777" w:rsidR="000F3D4C" w:rsidRDefault="000F3D4C"/>
    <w:p w14:paraId="636BC27B" w14:textId="7FBF4B89" w:rsidR="00590F0B" w:rsidRDefault="00590F0B">
      <w:r>
        <w:t>Content Library</w:t>
      </w:r>
    </w:p>
    <w:tbl>
      <w:tblPr>
        <w:tblStyle w:val="TableGrid"/>
        <w:tblW w:w="11033" w:type="dxa"/>
        <w:tblLook w:val="04A0" w:firstRow="1" w:lastRow="0" w:firstColumn="1" w:lastColumn="0" w:noHBand="0" w:noVBand="1"/>
        <w:tblPrChange w:id="229" w:author="Rijuta Das" w:date="2026-02-10T13:54:00Z" w16du:dateUtc="2026-02-10T08:24:00Z">
          <w:tblPr>
            <w:tblStyle w:val="TableGrid"/>
            <w:tblW w:w="10837" w:type="dxa"/>
            <w:tblLook w:val="04A0" w:firstRow="1" w:lastRow="0" w:firstColumn="1" w:lastColumn="0" w:noHBand="0" w:noVBand="1"/>
          </w:tblPr>
        </w:tblPrChange>
      </w:tblPr>
      <w:tblGrid>
        <w:gridCol w:w="4316"/>
        <w:gridCol w:w="1493"/>
        <w:gridCol w:w="1456"/>
        <w:gridCol w:w="40"/>
        <w:gridCol w:w="2043"/>
        <w:gridCol w:w="1685"/>
        <w:tblGridChange w:id="230">
          <w:tblGrid>
            <w:gridCol w:w="4316"/>
            <w:gridCol w:w="181"/>
            <w:gridCol w:w="516"/>
            <w:gridCol w:w="796"/>
            <w:gridCol w:w="184"/>
            <w:gridCol w:w="456"/>
            <w:gridCol w:w="816"/>
            <w:gridCol w:w="224"/>
            <w:gridCol w:w="416"/>
            <w:gridCol w:w="1627"/>
            <w:gridCol w:w="1501"/>
          </w:tblGrid>
        </w:tblGridChange>
      </w:tblGrid>
      <w:tr w:rsidR="00234396" w14:paraId="11B2F8CC" w14:textId="79F27D9F" w:rsidTr="00234396">
        <w:trPr>
          <w:gridAfter w:val="3"/>
          <w:wAfter w:w="3584" w:type="dxa"/>
          <w:trPrChange w:id="231" w:author="Rijuta Das" w:date="2026-02-10T13:54:00Z" w16du:dateUtc="2026-02-10T08:24:00Z">
            <w:trPr>
              <w:gridAfter w:val="3"/>
              <w:wAfter w:w="4201" w:type="dxa"/>
            </w:trPr>
          </w:trPrChange>
        </w:trPr>
        <w:tc>
          <w:tcPr>
            <w:tcW w:w="4497" w:type="dxa"/>
            <w:tcPrChange w:id="232" w:author="Rijuta Das" w:date="2026-02-10T13:54:00Z" w16du:dateUtc="2026-02-10T08:24:00Z">
              <w:tcPr>
                <w:tcW w:w="5200" w:type="dxa"/>
                <w:gridSpan w:val="3"/>
              </w:tcPr>
            </w:tcPrChange>
          </w:tcPr>
          <w:p w14:paraId="1D639E0C" w14:textId="77777777" w:rsidR="00234396" w:rsidRDefault="00234396">
            <w:r>
              <w:t>Personification</w:t>
            </w:r>
          </w:p>
        </w:tc>
        <w:tc>
          <w:tcPr>
            <w:tcW w:w="1496" w:type="dxa"/>
            <w:tcPrChange w:id="233" w:author="Rijuta Das" w:date="2026-02-10T13:54:00Z" w16du:dateUtc="2026-02-10T08:24:00Z">
              <w:tcPr>
                <w:tcW w:w="1436" w:type="dxa"/>
                <w:gridSpan w:val="3"/>
              </w:tcPr>
            </w:tcPrChange>
          </w:tcPr>
          <w:p w14:paraId="2846E4A7" w14:textId="77777777" w:rsidR="00234396" w:rsidRDefault="00234396"/>
        </w:tc>
        <w:tc>
          <w:tcPr>
            <w:tcW w:w="1456" w:type="dxa"/>
            <w:tcPrChange w:id="234" w:author="Rijuta Das" w:date="2026-02-10T13:54:00Z" w16du:dateUtc="2026-02-10T08:24:00Z">
              <w:tcPr>
                <w:tcW w:w="1456" w:type="dxa"/>
                <w:gridSpan w:val="3"/>
              </w:tcPr>
            </w:tcPrChange>
          </w:tcPr>
          <w:p w14:paraId="66CA317F" w14:textId="77777777" w:rsidR="00234396" w:rsidRDefault="00234396"/>
        </w:tc>
      </w:tr>
      <w:tr w:rsidR="00234396" w14:paraId="259CB13D" w14:textId="0F474956" w:rsidTr="00234396">
        <w:tblPrEx>
          <w:tblPrExChange w:id="235" w:author="Rijuta Das" w:date="2026-02-10T13:54:00Z" w16du:dateUtc="2026-02-10T08:24:00Z">
            <w:tblPrEx>
              <w:tblW w:w="12293" w:type="dxa"/>
            </w:tblPrEx>
          </w:tblPrExChange>
        </w:tblPrEx>
        <w:tc>
          <w:tcPr>
            <w:tcW w:w="4497" w:type="dxa"/>
            <w:tcPrChange w:id="236" w:author="Rijuta Das" w:date="2026-02-10T13:54:00Z" w16du:dateUtc="2026-02-10T08:24:00Z">
              <w:tcPr>
                <w:tcW w:w="4530" w:type="dxa"/>
                <w:gridSpan w:val="2"/>
              </w:tcPr>
            </w:tcPrChange>
          </w:tcPr>
          <w:p w14:paraId="19FF53B2" w14:textId="77777777" w:rsidR="00234396" w:rsidRDefault="00234396" w:rsidP="00234396">
            <w:r w:rsidRPr="00590F0B">
              <w:t xml:space="preserve">The wind </w:t>
            </w:r>
          </w:p>
          <w:p w14:paraId="733AA63B" w14:textId="77777777" w:rsidR="00234396" w:rsidRDefault="00234396" w:rsidP="00234396">
            <w:r w:rsidRPr="00590F0B">
              <w:t xml:space="preserve">The mountains </w:t>
            </w:r>
          </w:p>
          <w:p w14:paraId="2C082C15" w14:textId="77777777" w:rsidR="00234396" w:rsidRDefault="00234396" w:rsidP="00234396">
            <w:r w:rsidRPr="00590F0B">
              <w:t xml:space="preserve">Time </w:t>
            </w:r>
          </w:p>
          <w:p w14:paraId="508FE4D7" w14:textId="77777777" w:rsidR="00234396" w:rsidRDefault="00234396" w:rsidP="00234396"/>
        </w:tc>
        <w:tc>
          <w:tcPr>
            <w:tcW w:w="1496" w:type="dxa"/>
            <w:tcPrChange w:id="237" w:author="Rijuta Das" w:date="2026-02-10T13:54:00Z" w16du:dateUtc="2026-02-10T08:24:00Z">
              <w:tcPr>
                <w:tcW w:w="1496" w:type="dxa"/>
                <w:gridSpan w:val="3"/>
              </w:tcPr>
            </w:tcPrChange>
          </w:tcPr>
          <w:p w14:paraId="73777CCB" w14:textId="6AC7054A" w:rsidR="00234396" w:rsidRDefault="009B4238" w:rsidP="00234396">
            <w:pPr>
              <w:rPr>
                <w:ins w:id="238" w:author="Rijuta Das" w:date="2026-02-10T13:53:00Z" w16du:dateUtc="2026-02-10T08:23:00Z"/>
              </w:rPr>
            </w:pPr>
            <w:ins w:id="239" w:author="Rijuta Das" w:date="2026-02-10T14:44:00Z" w16du:dateUtc="2026-02-10T09:14:00Z">
              <w:r>
                <w:t>d</w:t>
              </w:r>
            </w:ins>
            <w:ins w:id="240" w:author="Rijuta Das" w:date="2026-02-10T13:53:00Z" w16du:dateUtc="2026-02-10T08:23:00Z">
              <w:r w:rsidR="00234396">
                <w:t>anced gracefully</w:t>
              </w:r>
            </w:ins>
          </w:p>
          <w:p w14:paraId="49FB6225" w14:textId="1638C1A6" w:rsidR="00234396" w:rsidRDefault="009B4238" w:rsidP="00234396">
            <w:pPr>
              <w:rPr>
                <w:ins w:id="241" w:author="Rijuta Das" w:date="2026-02-10T13:53:00Z" w16du:dateUtc="2026-02-10T08:23:00Z"/>
              </w:rPr>
            </w:pPr>
            <w:ins w:id="242" w:author="Rijuta Das" w:date="2026-02-10T14:44:00Z" w16du:dateUtc="2026-02-10T09:14:00Z">
              <w:r>
                <w:t>w</w:t>
              </w:r>
            </w:ins>
            <w:ins w:id="243" w:author="Rijuta Das" w:date="2026-02-10T13:53:00Z" w16du:dateUtc="2026-02-10T08:23:00Z">
              <w:r w:rsidR="00234396">
                <w:t>ept quietly</w:t>
              </w:r>
            </w:ins>
          </w:p>
          <w:p w14:paraId="4BF0FC95" w14:textId="7C118F7B" w:rsidR="00234396" w:rsidRDefault="009B4238" w:rsidP="00234396">
            <w:pPr>
              <w:rPr>
                <w:ins w:id="244" w:author="Rijuta Das" w:date="2026-02-10T13:53:00Z" w16du:dateUtc="2026-02-10T08:23:00Z"/>
              </w:rPr>
            </w:pPr>
            <w:ins w:id="245" w:author="Rijuta Das" w:date="2026-02-10T14:44:00Z" w16du:dateUtc="2026-02-10T09:14:00Z">
              <w:r>
                <w:t>c</w:t>
              </w:r>
            </w:ins>
            <w:ins w:id="246" w:author="Rijuta Das" w:date="2026-02-10T13:53:00Z" w16du:dateUtc="2026-02-10T08:23:00Z">
              <w:r w:rsidR="00234396">
                <w:t>omplained bitterly</w:t>
              </w:r>
            </w:ins>
          </w:p>
          <w:p w14:paraId="3B4AE353" w14:textId="2076727F" w:rsidR="00234396" w:rsidDel="00234396" w:rsidRDefault="00234396" w:rsidP="00234396">
            <w:pPr>
              <w:rPr>
                <w:del w:id="247" w:author="Rijuta Das" w:date="2026-02-10T13:53:00Z" w16du:dateUtc="2026-02-10T08:23:00Z"/>
              </w:rPr>
            </w:pPr>
            <w:del w:id="248" w:author="Rijuta Das" w:date="2026-02-10T13:53:00Z" w16du:dateUtc="2026-02-10T08:23:00Z">
              <w:r w:rsidRPr="00590F0B" w:rsidDel="00234396">
                <w:delText xml:space="preserve">The wind </w:delText>
              </w:r>
            </w:del>
          </w:p>
          <w:p w14:paraId="42FFAB1D" w14:textId="294341F3" w:rsidR="00234396" w:rsidDel="00234396" w:rsidRDefault="00234396" w:rsidP="00234396">
            <w:pPr>
              <w:rPr>
                <w:del w:id="249" w:author="Rijuta Das" w:date="2026-02-10T13:53:00Z" w16du:dateUtc="2026-02-10T08:23:00Z"/>
              </w:rPr>
            </w:pPr>
            <w:del w:id="250" w:author="Rijuta Das" w:date="2026-02-10T13:53:00Z" w16du:dateUtc="2026-02-10T08:23:00Z">
              <w:r w:rsidRPr="00590F0B" w:rsidDel="00234396">
                <w:delText xml:space="preserve">The mountains </w:delText>
              </w:r>
            </w:del>
          </w:p>
          <w:p w14:paraId="655447B5" w14:textId="553F2B93" w:rsidR="00234396" w:rsidDel="00234396" w:rsidRDefault="00234396" w:rsidP="00234396">
            <w:pPr>
              <w:rPr>
                <w:del w:id="251" w:author="Rijuta Das" w:date="2026-02-10T13:53:00Z" w16du:dateUtc="2026-02-10T08:23:00Z"/>
              </w:rPr>
            </w:pPr>
            <w:del w:id="252" w:author="Rijuta Das" w:date="2026-02-10T13:53:00Z" w16du:dateUtc="2026-02-10T08:23:00Z">
              <w:r w:rsidRPr="00590F0B" w:rsidDel="00234396">
                <w:delText xml:space="preserve">Time </w:delText>
              </w:r>
            </w:del>
          </w:p>
          <w:p w14:paraId="6D4FD23A" w14:textId="77777777" w:rsidR="00234396" w:rsidRDefault="00234396" w:rsidP="00234396"/>
        </w:tc>
        <w:tc>
          <w:tcPr>
            <w:tcW w:w="1496" w:type="dxa"/>
            <w:gridSpan w:val="2"/>
            <w:tcPrChange w:id="253" w:author="Rijuta Das" w:date="2026-02-10T13:54:00Z" w16du:dateUtc="2026-02-10T08:24:00Z">
              <w:tcPr>
                <w:tcW w:w="1496" w:type="dxa"/>
                <w:gridSpan w:val="3"/>
              </w:tcPr>
            </w:tcPrChange>
          </w:tcPr>
          <w:p w14:paraId="2BC1EA40" w14:textId="64BAF3D6" w:rsidR="00234396" w:rsidRDefault="009B4238" w:rsidP="00234396">
            <w:pPr>
              <w:rPr>
                <w:ins w:id="254" w:author="Rijuta Das" w:date="2026-02-10T13:53:00Z" w16du:dateUtc="2026-02-10T08:23:00Z"/>
              </w:rPr>
            </w:pPr>
            <w:ins w:id="255" w:author="Rijuta Das" w:date="2026-02-10T14:44:00Z" w16du:dateUtc="2026-02-10T09:14:00Z">
              <w:r>
                <w:t>t</w:t>
              </w:r>
            </w:ins>
            <w:ins w:id="256" w:author="Rijuta Das" w:date="2026-02-10T13:53:00Z" w16du:dateUtc="2026-02-10T08:23:00Z">
              <w:r w:rsidR="00234396">
                <w:t>hrough the empty streets</w:t>
              </w:r>
            </w:ins>
            <w:ins w:id="257" w:author="Rijuta Das" w:date="2026-02-10T14:45:00Z" w16du:dateUtc="2026-02-10T09:15:00Z">
              <w:r>
                <w:t>.</w:t>
              </w:r>
            </w:ins>
          </w:p>
          <w:p w14:paraId="494457D1" w14:textId="098BD8EA" w:rsidR="00234396" w:rsidRDefault="009B4238" w:rsidP="00234396">
            <w:pPr>
              <w:rPr>
                <w:ins w:id="258" w:author="Rijuta Das" w:date="2026-02-10T13:53:00Z" w16du:dateUtc="2026-02-10T08:23:00Z"/>
              </w:rPr>
            </w:pPr>
            <w:ins w:id="259" w:author="Rijuta Das" w:date="2026-02-10T14:45:00Z" w16du:dateUtc="2026-02-10T09:15:00Z">
              <w:r>
                <w:t>d</w:t>
              </w:r>
            </w:ins>
            <w:ins w:id="260" w:author="Rijuta Das" w:date="2026-02-10T13:53:00Z" w16du:dateUtc="2026-02-10T08:23:00Z">
              <w:r w:rsidR="00234396">
                <w:t>uring the long winter</w:t>
              </w:r>
            </w:ins>
            <w:ins w:id="261" w:author="Rijuta Das" w:date="2026-02-10T14:45:00Z" w16du:dateUtc="2026-02-10T09:15:00Z">
              <w:r>
                <w:t>.</w:t>
              </w:r>
            </w:ins>
          </w:p>
          <w:p w14:paraId="4BDBD779" w14:textId="64109697" w:rsidR="00234396" w:rsidDel="00234396" w:rsidRDefault="009B4238" w:rsidP="00234396">
            <w:pPr>
              <w:rPr>
                <w:del w:id="262" w:author="Rijuta Das" w:date="2026-02-10T13:53:00Z" w16du:dateUtc="2026-02-10T08:23:00Z"/>
              </w:rPr>
            </w:pPr>
            <w:ins w:id="263" w:author="Rijuta Das" w:date="2026-02-10T14:45:00Z" w16du:dateUtc="2026-02-10T09:15:00Z">
              <w:r>
                <w:t>w</w:t>
              </w:r>
            </w:ins>
            <w:ins w:id="264" w:author="Rijuta Das" w:date="2026-02-10T13:53:00Z" w16du:dateUtc="2026-02-10T08:23:00Z">
              <w:r w:rsidR="00234396">
                <w:t>hen no one was watching</w:t>
              </w:r>
            </w:ins>
            <w:ins w:id="265" w:author="Rijuta Das" w:date="2026-02-10T14:45:00Z" w16du:dateUtc="2026-02-10T09:15:00Z">
              <w:r>
                <w:t>.</w:t>
              </w:r>
            </w:ins>
            <w:ins w:id="266" w:author="Rijuta Das" w:date="2026-02-10T13:53:00Z" w16du:dateUtc="2026-02-10T08:23:00Z">
              <w:r w:rsidR="00234396" w:rsidDel="00234396">
                <w:t xml:space="preserve"> </w:t>
              </w:r>
            </w:ins>
            <w:del w:id="267" w:author="Rijuta Das" w:date="2026-02-10T13:53:00Z" w16du:dateUtc="2026-02-10T08:23:00Z">
              <w:r w:rsidR="00234396" w:rsidDel="00234396">
                <w:delText>Danced gracefully</w:delText>
              </w:r>
            </w:del>
          </w:p>
          <w:p w14:paraId="4B320C90" w14:textId="057493D5" w:rsidR="00234396" w:rsidDel="00234396" w:rsidRDefault="00234396" w:rsidP="00234396">
            <w:pPr>
              <w:rPr>
                <w:del w:id="268" w:author="Rijuta Das" w:date="2026-02-10T13:53:00Z" w16du:dateUtc="2026-02-10T08:23:00Z"/>
              </w:rPr>
            </w:pPr>
            <w:del w:id="269" w:author="Rijuta Das" w:date="2026-02-10T13:53:00Z" w16du:dateUtc="2026-02-10T08:23:00Z">
              <w:r w:rsidDel="00234396">
                <w:delText>Wept quietly</w:delText>
              </w:r>
            </w:del>
          </w:p>
          <w:p w14:paraId="49555404" w14:textId="05FB2845" w:rsidR="00234396" w:rsidDel="00234396" w:rsidRDefault="00234396" w:rsidP="00234396">
            <w:pPr>
              <w:rPr>
                <w:del w:id="270" w:author="Rijuta Das" w:date="2026-02-10T13:53:00Z" w16du:dateUtc="2026-02-10T08:23:00Z"/>
              </w:rPr>
            </w:pPr>
            <w:del w:id="271" w:author="Rijuta Das" w:date="2026-02-10T13:53:00Z" w16du:dateUtc="2026-02-10T08:23:00Z">
              <w:r w:rsidDel="00234396">
                <w:delText>Complained bitterly</w:delText>
              </w:r>
            </w:del>
          </w:p>
          <w:p w14:paraId="4BE613F3" w14:textId="77777777" w:rsidR="00234396" w:rsidRDefault="00234396" w:rsidP="00234396"/>
        </w:tc>
        <w:tc>
          <w:tcPr>
            <w:tcW w:w="2043" w:type="dxa"/>
            <w:tcPrChange w:id="272" w:author="Rijuta Das" w:date="2026-02-10T13:54:00Z" w16du:dateUtc="2026-02-10T08:24:00Z">
              <w:tcPr>
                <w:tcW w:w="2043" w:type="dxa"/>
                <w:gridSpan w:val="2"/>
              </w:tcPr>
            </w:tcPrChange>
          </w:tcPr>
          <w:p w14:paraId="2AB0F970" w14:textId="77777777" w:rsidR="00234396" w:rsidRDefault="00234396" w:rsidP="00234396">
            <w:pPr>
              <w:rPr>
                <w:ins w:id="273" w:author="Rijuta Das" w:date="2026-02-10T13:53:00Z" w16du:dateUtc="2026-02-10T08:23:00Z"/>
              </w:rPr>
            </w:pPr>
            <w:ins w:id="274" w:author="Rijuta Das" w:date="2026-02-10T13:53:00Z" w16du:dateUtc="2026-02-10T08:23:00Z">
              <w:r>
                <w:t>The wind danced gracefully through the empty streets.</w:t>
              </w:r>
            </w:ins>
          </w:p>
          <w:p w14:paraId="625DF655" w14:textId="77777777" w:rsidR="00234396" w:rsidRDefault="00234396" w:rsidP="00234396">
            <w:pPr>
              <w:rPr>
                <w:ins w:id="275" w:author="Rijuta Das" w:date="2026-02-10T13:53:00Z" w16du:dateUtc="2026-02-10T08:23:00Z"/>
              </w:rPr>
            </w:pPr>
            <w:ins w:id="276" w:author="Rijuta Das" w:date="2026-02-10T13:53:00Z" w16du:dateUtc="2026-02-10T08:23:00Z">
              <w:r>
                <w:t>The mountains wept quietly during the long winter</w:t>
              </w:r>
            </w:ins>
          </w:p>
          <w:p w14:paraId="704B25E0" w14:textId="49C00102" w:rsidR="00234396" w:rsidDel="00234396" w:rsidRDefault="00234396" w:rsidP="00234396">
            <w:pPr>
              <w:rPr>
                <w:del w:id="277" w:author="Rijuta Das" w:date="2026-02-10T13:53:00Z" w16du:dateUtc="2026-02-10T08:23:00Z"/>
              </w:rPr>
            </w:pPr>
            <w:ins w:id="278" w:author="Rijuta Das" w:date="2026-02-10T13:53:00Z" w16du:dateUtc="2026-02-10T08:23:00Z">
              <w:r>
                <w:t>Time complained bitterly when no one was watching.</w:t>
              </w:r>
            </w:ins>
            <w:del w:id="279" w:author="Rijuta Das" w:date="2026-02-10T13:53:00Z" w16du:dateUtc="2026-02-10T08:23:00Z">
              <w:r w:rsidDel="00234396">
                <w:delText>Through the empty streets</w:delText>
              </w:r>
            </w:del>
          </w:p>
          <w:p w14:paraId="69480684" w14:textId="32705902" w:rsidR="00234396" w:rsidDel="00234396" w:rsidRDefault="00234396" w:rsidP="00234396">
            <w:pPr>
              <w:rPr>
                <w:del w:id="280" w:author="Rijuta Das" w:date="2026-02-10T13:53:00Z" w16du:dateUtc="2026-02-10T08:23:00Z"/>
              </w:rPr>
            </w:pPr>
            <w:del w:id="281" w:author="Rijuta Das" w:date="2026-02-10T13:53:00Z" w16du:dateUtc="2026-02-10T08:23:00Z">
              <w:r w:rsidDel="00234396">
                <w:delText>During the long winter</w:delText>
              </w:r>
            </w:del>
          </w:p>
          <w:p w14:paraId="0DF90760" w14:textId="59E43BE9" w:rsidR="00234396" w:rsidRDefault="00234396" w:rsidP="00234396">
            <w:del w:id="282" w:author="Rijuta Das" w:date="2026-02-10T13:53:00Z" w16du:dateUtc="2026-02-10T08:23:00Z">
              <w:r w:rsidDel="00234396">
                <w:delText>When no one was watching</w:delText>
              </w:r>
            </w:del>
          </w:p>
        </w:tc>
        <w:tc>
          <w:tcPr>
            <w:tcW w:w="1501" w:type="dxa"/>
            <w:tcPrChange w:id="283" w:author="Rijuta Das" w:date="2026-02-10T13:54:00Z" w16du:dateUtc="2026-02-10T08:24:00Z">
              <w:tcPr>
                <w:tcW w:w="1456" w:type="dxa"/>
              </w:tcPr>
            </w:tcPrChange>
          </w:tcPr>
          <w:p w14:paraId="44AE961E" w14:textId="77777777" w:rsidR="00234396" w:rsidRDefault="00234396" w:rsidP="00234396">
            <w:pPr>
              <w:rPr>
                <w:ins w:id="284" w:author="Rijuta Das" w:date="2026-02-10T13:53:00Z" w16du:dateUtc="2026-02-10T08:23:00Z"/>
              </w:rPr>
            </w:pPr>
            <w:ins w:id="285" w:author="Rijuta Das" w:date="2026-02-10T13:53:00Z" w16du:dateUtc="2026-02-10T08:23:00Z">
              <w:r>
                <w:t>Here, the wind has been given the human quality of dancing and being graceful.</w:t>
              </w:r>
            </w:ins>
          </w:p>
          <w:p w14:paraId="78C1D755" w14:textId="77777777" w:rsidR="00234396" w:rsidRDefault="00234396" w:rsidP="00234396">
            <w:pPr>
              <w:rPr>
                <w:ins w:id="286" w:author="Rijuta Das" w:date="2026-02-10T13:53:00Z" w16du:dateUtc="2026-02-10T08:23:00Z"/>
              </w:rPr>
            </w:pPr>
          </w:p>
          <w:p w14:paraId="3F6EE14C" w14:textId="77777777" w:rsidR="00234396" w:rsidRDefault="00234396" w:rsidP="00234396">
            <w:pPr>
              <w:rPr>
                <w:ins w:id="287" w:author="Rijuta Das" w:date="2026-02-10T13:53:00Z" w16du:dateUtc="2026-02-10T08:23:00Z"/>
              </w:rPr>
            </w:pPr>
            <w:ins w:id="288" w:author="Rijuta Das" w:date="2026-02-10T13:53:00Z" w16du:dateUtc="2026-02-10T08:23:00Z">
              <w:r>
                <w:t>Here, the mountains have been given the human quality of weeping and being quiet.</w:t>
              </w:r>
            </w:ins>
          </w:p>
          <w:p w14:paraId="1BC5FF8C" w14:textId="77777777" w:rsidR="00234396" w:rsidRDefault="00234396" w:rsidP="00234396">
            <w:pPr>
              <w:rPr>
                <w:ins w:id="289" w:author="Rijuta Das" w:date="2026-02-10T13:53:00Z" w16du:dateUtc="2026-02-10T08:23:00Z"/>
              </w:rPr>
            </w:pPr>
          </w:p>
          <w:p w14:paraId="67717093" w14:textId="15E956A8" w:rsidR="00234396" w:rsidDel="00234396" w:rsidRDefault="00234396" w:rsidP="00234396">
            <w:pPr>
              <w:rPr>
                <w:del w:id="290" w:author="Rijuta Das" w:date="2026-02-10T13:53:00Z" w16du:dateUtc="2026-02-10T08:23:00Z"/>
              </w:rPr>
            </w:pPr>
            <w:ins w:id="291" w:author="Rijuta Das" w:date="2026-02-10T13:53:00Z" w16du:dateUtc="2026-02-10T08:23:00Z">
              <w:r>
                <w:t>Here, time has been given the human quality of complaining and being bitter.</w:t>
              </w:r>
            </w:ins>
            <w:del w:id="292" w:author="Rijuta Das" w:date="2026-02-10T13:53:00Z" w16du:dateUtc="2026-02-10T08:23:00Z">
              <w:r w:rsidDel="00234396">
                <w:delText>The wind danced gracefully through the empty streets.</w:delText>
              </w:r>
            </w:del>
          </w:p>
          <w:p w14:paraId="65EA31A8" w14:textId="55C7E0AB" w:rsidR="00234396" w:rsidDel="00234396" w:rsidRDefault="00234396" w:rsidP="00234396">
            <w:pPr>
              <w:rPr>
                <w:del w:id="293" w:author="Rijuta Das" w:date="2026-02-10T13:53:00Z" w16du:dateUtc="2026-02-10T08:23:00Z"/>
              </w:rPr>
            </w:pPr>
            <w:del w:id="294" w:author="Rijuta Das" w:date="2026-02-10T13:53:00Z" w16du:dateUtc="2026-02-10T08:23:00Z">
              <w:r w:rsidDel="00234396">
                <w:delText>The mountains wept quietly during the long winter</w:delText>
              </w:r>
            </w:del>
          </w:p>
          <w:p w14:paraId="2911BD0E" w14:textId="689D393F" w:rsidR="00234396" w:rsidRPr="003B37AD" w:rsidRDefault="00234396" w:rsidP="00234396">
            <w:del w:id="295" w:author="Rijuta Das" w:date="2026-02-10T13:53:00Z" w16du:dateUtc="2026-02-10T08:23:00Z">
              <w:r w:rsidDel="00234396">
                <w:delText>Time complained bitterly when no one was watching.</w:delText>
              </w:r>
            </w:del>
          </w:p>
        </w:tc>
      </w:tr>
      <w:tr w:rsidR="00234396" w14:paraId="77645F5B" w14:textId="62E43C7A" w:rsidTr="00234396">
        <w:trPr>
          <w:gridAfter w:val="3"/>
          <w:wAfter w:w="3584" w:type="dxa"/>
          <w:trPrChange w:id="296" w:author="Rijuta Das" w:date="2026-02-10T13:54:00Z" w16du:dateUtc="2026-02-10T08:24:00Z">
            <w:trPr>
              <w:gridAfter w:val="3"/>
              <w:wAfter w:w="4201" w:type="dxa"/>
            </w:trPr>
          </w:trPrChange>
        </w:trPr>
        <w:tc>
          <w:tcPr>
            <w:tcW w:w="4497" w:type="dxa"/>
            <w:tcPrChange w:id="297" w:author="Rijuta Das" w:date="2026-02-10T13:54:00Z" w16du:dateUtc="2026-02-10T08:24:00Z">
              <w:tcPr>
                <w:tcW w:w="5200" w:type="dxa"/>
                <w:gridSpan w:val="3"/>
              </w:tcPr>
            </w:tcPrChange>
          </w:tcPr>
          <w:p w14:paraId="07482FF4" w14:textId="77777777" w:rsidR="00234396" w:rsidRDefault="00234396" w:rsidP="00234396">
            <w:r>
              <w:lastRenderedPageBreak/>
              <w:t>Simile</w:t>
            </w:r>
          </w:p>
        </w:tc>
        <w:tc>
          <w:tcPr>
            <w:tcW w:w="1496" w:type="dxa"/>
            <w:tcPrChange w:id="298" w:author="Rijuta Das" w:date="2026-02-10T13:54:00Z" w16du:dateUtc="2026-02-10T08:24:00Z">
              <w:tcPr>
                <w:tcW w:w="1436" w:type="dxa"/>
                <w:gridSpan w:val="3"/>
              </w:tcPr>
            </w:tcPrChange>
          </w:tcPr>
          <w:p w14:paraId="41EADA24" w14:textId="77777777" w:rsidR="00234396" w:rsidRDefault="00234396" w:rsidP="00234396"/>
        </w:tc>
        <w:tc>
          <w:tcPr>
            <w:tcW w:w="1456" w:type="dxa"/>
            <w:tcPrChange w:id="299" w:author="Rijuta Das" w:date="2026-02-10T13:54:00Z" w16du:dateUtc="2026-02-10T08:24:00Z">
              <w:tcPr>
                <w:tcW w:w="1456" w:type="dxa"/>
                <w:gridSpan w:val="3"/>
              </w:tcPr>
            </w:tcPrChange>
          </w:tcPr>
          <w:p w14:paraId="68F10C5A" w14:textId="77777777" w:rsidR="00234396" w:rsidRDefault="00234396" w:rsidP="00234396"/>
        </w:tc>
      </w:tr>
      <w:tr w:rsidR="00234396" w14:paraId="6E244EC4" w14:textId="05DF2C1F" w:rsidTr="00234396">
        <w:tblPrEx>
          <w:tblPrExChange w:id="300" w:author="Rijuta Das" w:date="2026-02-10T13:54:00Z" w16du:dateUtc="2026-02-10T08:24:00Z">
            <w:tblPrEx>
              <w:tblW w:w="12293" w:type="dxa"/>
            </w:tblPrEx>
          </w:tblPrExChange>
        </w:tblPrEx>
        <w:tc>
          <w:tcPr>
            <w:tcW w:w="4497" w:type="dxa"/>
            <w:tcPrChange w:id="301" w:author="Rijuta Das" w:date="2026-02-10T13:54:00Z" w16du:dateUtc="2026-02-10T08:24:00Z">
              <w:tcPr>
                <w:tcW w:w="4530" w:type="dxa"/>
                <w:gridSpan w:val="2"/>
              </w:tcPr>
            </w:tcPrChange>
          </w:tcPr>
          <w:p w14:paraId="60AB1D58" w14:textId="77777777" w:rsidR="00234396" w:rsidRDefault="00234396" w:rsidP="00234396">
            <w:r>
              <w:t>Her anger</w:t>
            </w:r>
          </w:p>
          <w:p w14:paraId="1F919967" w14:textId="77777777" w:rsidR="00234396" w:rsidRDefault="00234396" w:rsidP="00234396">
            <w:r>
              <w:t>The silence</w:t>
            </w:r>
          </w:p>
          <w:p w14:paraId="2FB6D57E" w14:textId="77777777" w:rsidR="00234396" w:rsidRDefault="00234396" w:rsidP="00234396">
            <w:r>
              <w:t>His words</w:t>
            </w:r>
          </w:p>
        </w:tc>
        <w:tc>
          <w:tcPr>
            <w:tcW w:w="1496" w:type="dxa"/>
            <w:tcPrChange w:id="302" w:author="Rijuta Das" w:date="2026-02-10T13:54:00Z" w16du:dateUtc="2026-02-10T08:24:00Z">
              <w:tcPr>
                <w:tcW w:w="1496" w:type="dxa"/>
                <w:gridSpan w:val="3"/>
              </w:tcPr>
            </w:tcPrChange>
          </w:tcPr>
          <w:p w14:paraId="14290AC8" w14:textId="77777777" w:rsidR="00234396" w:rsidRDefault="00234396" w:rsidP="00234396">
            <w:r>
              <w:t>was like</w:t>
            </w:r>
          </w:p>
          <w:p w14:paraId="058F637E" w14:textId="1ACC4C0A" w:rsidR="00234396" w:rsidRDefault="00234396" w:rsidP="00234396">
            <w:r>
              <w:t>was as</w:t>
            </w:r>
          </w:p>
          <w:p w14:paraId="68E87B2A" w14:textId="77777777" w:rsidR="00234396" w:rsidRDefault="00234396" w:rsidP="00234396">
            <w:r>
              <w:t>hit like</w:t>
            </w:r>
          </w:p>
        </w:tc>
        <w:tc>
          <w:tcPr>
            <w:tcW w:w="1496" w:type="dxa"/>
            <w:gridSpan w:val="2"/>
            <w:tcPrChange w:id="303" w:author="Rijuta Das" w:date="2026-02-10T13:54:00Z" w16du:dateUtc="2026-02-10T08:24:00Z">
              <w:tcPr>
                <w:tcW w:w="1496" w:type="dxa"/>
                <w:gridSpan w:val="3"/>
              </w:tcPr>
            </w:tcPrChange>
          </w:tcPr>
          <w:p w14:paraId="39C9E269" w14:textId="27B195C8" w:rsidR="00234396" w:rsidRDefault="00234396" w:rsidP="00234396">
            <w:r>
              <w:t>a volcano about to erupt</w:t>
            </w:r>
            <w:ins w:id="304" w:author="Rijuta Das" w:date="2026-02-10T14:45:00Z" w16du:dateUtc="2026-02-10T09:15:00Z">
              <w:r w:rsidR="009B4238">
                <w:t>.</w:t>
              </w:r>
            </w:ins>
          </w:p>
          <w:p w14:paraId="10FF9C0E" w14:textId="15499DC7" w:rsidR="00234396" w:rsidRDefault="00234396" w:rsidP="00234396">
            <w:r>
              <w:lastRenderedPageBreak/>
              <w:t>heavy as a thick blanket</w:t>
            </w:r>
            <w:ins w:id="305" w:author="Rijuta Das" w:date="2026-02-10T14:45:00Z" w16du:dateUtc="2026-02-10T09:15:00Z">
              <w:r w:rsidR="009B4238">
                <w:t>.</w:t>
              </w:r>
            </w:ins>
          </w:p>
          <w:p w14:paraId="39128A9F" w14:textId="530851C3" w:rsidR="00234396" w:rsidRDefault="00234396" w:rsidP="00234396">
            <w:r>
              <w:t>a tidal wave</w:t>
            </w:r>
            <w:ins w:id="306" w:author="Rijuta Das" w:date="2026-02-10T14:45:00Z" w16du:dateUtc="2026-02-10T09:15:00Z">
              <w:r w:rsidR="009B4238">
                <w:t>.</w:t>
              </w:r>
            </w:ins>
          </w:p>
        </w:tc>
        <w:tc>
          <w:tcPr>
            <w:tcW w:w="2043" w:type="dxa"/>
            <w:tcPrChange w:id="307" w:author="Rijuta Das" w:date="2026-02-10T13:54:00Z" w16du:dateUtc="2026-02-10T08:24:00Z">
              <w:tcPr>
                <w:tcW w:w="2043" w:type="dxa"/>
                <w:gridSpan w:val="2"/>
              </w:tcPr>
            </w:tcPrChange>
          </w:tcPr>
          <w:p w14:paraId="175CBED2" w14:textId="77777777" w:rsidR="00234396" w:rsidRDefault="00234396" w:rsidP="00234396">
            <w:r>
              <w:lastRenderedPageBreak/>
              <w:t>Her anger was like a volcano about to erupt.</w:t>
            </w:r>
          </w:p>
          <w:p w14:paraId="5C113596" w14:textId="29F6E5B0" w:rsidR="00234396" w:rsidRDefault="00234396" w:rsidP="00234396">
            <w:r>
              <w:lastRenderedPageBreak/>
              <w:t>The silence was as heavy as a thick blanket.</w:t>
            </w:r>
          </w:p>
          <w:p w14:paraId="1B419748" w14:textId="77777777" w:rsidR="00234396" w:rsidRDefault="00234396" w:rsidP="00234396">
            <w:r>
              <w:t>His words hit like a tidal wave.</w:t>
            </w:r>
          </w:p>
          <w:p w14:paraId="3E556C30" w14:textId="77777777" w:rsidR="00234396" w:rsidRDefault="00234396" w:rsidP="00234396"/>
        </w:tc>
        <w:tc>
          <w:tcPr>
            <w:tcW w:w="1501" w:type="dxa"/>
            <w:tcPrChange w:id="308" w:author="Rijuta Das" w:date="2026-02-10T13:54:00Z" w16du:dateUtc="2026-02-10T08:24:00Z">
              <w:tcPr>
                <w:tcW w:w="1456" w:type="dxa"/>
              </w:tcPr>
            </w:tcPrChange>
          </w:tcPr>
          <w:p w14:paraId="4B90CC04" w14:textId="77777777" w:rsidR="00234396" w:rsidRDefault="00234396" w:rsidP="00234396">
            <w:r>
              <w:lastRenderedPageBreak/>
              <w:t xml:space="preserve">Here, the woman’s anger has been compared to </w:t>
            </w:r>
            <w:r>
              <w:lastRenderedPageBreak/>
              <w:t>a volcano using like.</w:t>
            </w:r>
          </w:p>
          <w:p w14:paraId="063A6F06" w14:textId="77777777" w:rsidR="00234396" w:rsidRDefault="00234396" w:rsidP="00234396"/>
          <w:p w14:paraId="3EA47E09" w14:textId="77777777" w:rsidR="00234396" w:rsidRDefault="00234396" w:rsidP="00234396">
            <w:r>
              <w:t>Here, silence has been compared to a thick blanket using as.</w:t>
            </w:r>
          </w:p>
          <w:p w14:paraId="7E6FA5F1" w14:textId="77777777" w:rsidR="00234396" w:rsidRDefault="00234396" w:rsidP="00234396"/>
          <w:p w14:paraId="3A9B3B06" w14:textId="71484FFD" w:rsidR="00234396" w:rsidRDefault="00234396" w:rsidP="00234396">
            <w:r>
              <w:t>Here, his words has been compared to a tidal wave using like.</w:t>
            </w:r>
          </w:p>
        </w:tc>
      </w:tr>
      <w:tr w:rsidR="00234396" w14:paraId="3D6A4BD6" w14:textId="12E3C408" w:rsidTr="00234396">
        <w:trPr>
          <w:gridAfter w:val="3"/>
          <w:wAfter w:w="3584" w:type="dxa"/>
          <w:trPrChange w:id="309" w:author="Rijuta Das" w:date="2026-02-10T13:54:00Z" w16du:dateUtc="2026-02-10T08:24:00Z">
            <w:trPr>
              <w:gridAfter w:val="3"/>
              <w:wAfter w:w="4201" w:type="dxa"/>
            </w:trPr>
          </w:trPrChange>
        </w:trPr>
        <w:tc>
          <w:tcPr>
            <w:tcW w:w="4497" w:type="dxa"/>
            <w:tcPrChange w:id="310" w:author="Rijuta Das" w:date="2026-02-10T13:54:00Z" w16du:dateUtc="2026-02-10T08:24:00Z">
              <w:tcPr>
                <w:tcW w:w="5200" w:type="dxa"/>
                <w:gridSpan w:val="3"/>
              </w:tcPr>
            </w:tcPrChange>
          </w:tcPr>
          <w:p w14:paraId="01EEB389" w14:textId="77777777" w:rsidR="00234396" w:rsidRDefault="00234396" w:rsidP="00234396">
            <w:r>
              <w:lastRenderedPageBreak/>
              <w:t>Metaphor</w:t>
            </w:r>
          </w:p>
        </w:tc>
        <w:tc>
          <w:tcPr>
            <w:tcW w:w="1496" w:type="dxa"/>
            <w:tcPrChange w:id="311" w:author="Rijuta Das" w:date="2026-02-10T13:54:00Z" w16du:dateUtc="2026-02-10T08:24:00Z">
              <w:tcPr>
                <w:tcW w:w="1436" w:type="dxa"/>
                <w:gridSpan w:val="3"/>
              </w:tcPr>
            </w:tcPrChange>
          </w:tcPr>
          <w:p w14:paraId="415F3724" w14:textId="77777777" w:rsidR="00234396" w:rsidRDefault="00234396" w:rsidP="00234396"/>
        </w:tc>
        <w:tc>
          <w:tcPr>
            <w:tcW w:w="1456" w:type="dxa"/>
            <w:tcPrChange w:id="312" w:author="Rijuta Das" w:date="2026-02-10T13:54:00Z" w16du:dateUtc="2026-02-10T08:24:00Z">
              <w:tcPr>
                <w:tcW w:w="1456" w:type="dxa"/>
                <w:gridSpan w:val="3"/>
              </w:tcPr>
            </w:tcPrChange>
          </w:tcPr>
          <w:p w14:paraId="46E42B04" w14:textId="77777777" w:rsidR="00234396" w:rsidRDefault="00234396" w:rsidP="00234396"/>
        </w:tc>
      </w:tr>
      <w:tr w:rsidR="00234396" w14:paraId="5FE867F9" w14:textId="2031DC88" w:rsidTr="00234396">
        <w:tblPrEx>
          <w:tblPrExChange w:id="313" w:author="Rijuta Das" w:date="2026-02-10T13:54:00Z" w16du:dateUtc="2026-02-10T08:24:00Z">
            <w:tblPrEx>
              <w:tblW w:w="12293" w:type="dxa"/>
            </w:tblPrEx>
          </w:tblPrExChange>
        </w:tblPrEx>
        <w:tc>
          <w:tcPr>
            <w:tcW w:w="4497" w:type="dxa"/>
            <w:tcPrChange w:id="314" w:author="Rijuta Das" w:date="2026-02-10T13:54:00Z" w16du:dateUtc="2026-02-10T08:24:00Z">
              <w:tcPr>
                <w:tcW w:w="4530" w:type="dxa"/>
                <w:gridSpan w:val="2"/>
              </w:tcPr>
            </w:tcPrChange>
          </w:tcPr>
          <w:p w14:paraId="31EC2C02" w14:textId="77777777" w:rsidR="00234396" w:rsidRDefault="00234396" w:rsidP="00234396">
            <w:r>
              <w:t>Time</w:t>
            </w:r>
          </w:p>
          <w:p w14:paraId="4C611C59" w14:textId="77777777" w:rsidR="00234396" w:rsidRDefault="00234396" w:rsidP="00234396">
            <w:r>
              <w:t>Her heart</w:t>
            </w:r>
          </w:p>
          <w:p w14:paraId="44895115" w14:textId="77777777" w:rsidR="00234396" w:rsidRDefault="00234396" w:rsidP="00234396">
            <w:r>
              <w:t>Life</w:t>
            </w:r>
          </w:p>
        </w:tc>
        <w:tc>
          <w:tcPr>
            <w:tcW w:w="1496" w:type="dxa"/>
            <w:tcPrChange w:id="315" w:author="Rijuta Das" w:date="2026-02-10T13:54:00Z" w16du:dateUtc="2026-02-10T08:24:00Z">
              <w:tcPr>
                <w:tcW w:w="1496" w:type="dxa"/>
                <w:gridSpan w:val="3"/>
              </w:tcPr>
            </w:tcPrChange>
          </w:tcPr>
          <w:p w14:paraId="62F868CB" w14:textId="77777777" w:rsidR="00234396" w:rsidRDefault="00234396" w:rsidP="00234396">
            <w:r>
              <w:t>is</w:t>
            </w:r>
          </w:p>
          <w:p w14:paraId="6ED92F9A" w14:textId="77777777" w:rsidR="00234396" w:rsidRDefault="00234396" w:rsidP="00234396">
            <w:r>
              <w:t>was</w:t>
            </w:r>
          </w:p>
          <w:p w14:paraId="1D040A74" w14:textId="77777777" w:rsidR="00234396" w:rsidRDefault="00234396" w:rsidP="00234396">
            <w:r>
              <w:t>can be</w:t>
            </w:r>
          </w:p>
        </w:tc>
        <w:tc>
          <w:tcPr>
            <w:tcW w:w="1496" w:type="dxa"/>
            <w:gridSpan w:val="2"/>
            <w:tcPrChange w:id="316" w:author="Rijuta Das" w:date="2026-02-10T13:54:00Z" w16du:dateUtc="2026-02-10T08:24:00Z">
              <w:tcPr>
                <w:tcW w:w="1496" w:type="dxa"/>
                <w:gridSpan w:val="3"/>
              </w:tcPr>
            </w:tcPrChange>
          </w:tcPr>
          <w:p w14:paraId="3F11C002" w14:textId="3455EA65" w:rsidR="00234396" w:rsidRDefault="00234396" w:rsidP="00234396">
            <w:r>
              <w:t>a thief</w:t>
            </w:r>
            <w:ins w:id="317" w:author="Rijuta Das" w:date="2026-02-10T14:45:00Z" w16du:dateUtc="2026-02-10T09:15:00Z">
              <w:r w:rsidR="009B4238">
                <w:t>.</w:t>
              </w:r>
            </w:ins>
          </w:p>
          <w:p w14:paraId="26FFEB96" w14:textId="600CB1F2" w:rsidR="00234396" w:rsidRDefault="00234396" w:rsidP="00234396">
            <w:r>
              <w:t>a locked door</w:t>
            </w:r>
            <w:ins w:id="318" w:author="Rijuta Das" w:date="2026-02-10T14:45:00Z" w16du:dateUtc="2026-02-10T09:15:00Z">
              <w:r w:rsidR="009B4238">
                <w:t>.</w:t>
              </w:r>
            </w:ins>
          </w:p>
          <w:p w14:paraId="42FDB1AF" w14:textId="2A325FA4" w:rsidR="00234396" w:rsidRDefault="00234396" w:rsidP="00234396">
            <w:r>
              <w:t>a winding road</w:t>
            </w:r>
            <w:ins w:id="319" w:author="Rijuta Das" w:date="2026-02-10T14:45:00Z" w16du:dateUtc="2026-02-10T09:15:00Z">
              <w:r w:rsidR="009B4238">
                <w:t>.</w:t>
              </w:r>
            </w:ins>
          </w:p>
        </w:tc>
        <w:tc>
          <w:tcPr>
            <w:tcW w:w="2043" w:type="dxa"/>
            <w:tcPrChange w:id="320" w:author="Rijuta Das" w:date="2026-02-10T13:54:00Z" w16du:dateUtc="2026-02-10T08:24:00Z">
              <w:tcPr>
                <w:tcW w:w="2043" w:type="dxa"/>
                <w:gridSpan w:val="2"/>
              </w:tcPr>
            </w:tcPrChange>
          </w:tcPr>
          <w:p w14:paraId="19965866" w14:textId="77777777" w:rsidR="00234396" w:rsidRDefault="00234396" w:rsidP="00234396">
            <w:r>
              <w:t>Time is a thief.</w:t>
            </w:r>
          </w:p>
          <w:p w14:paraId="37CA0205" w14:textId="0F15DC21" w:rsidR="00234396" w:rsidRDefault="00234396" w:rsidP="00234396">
            <w:r>
              <w:t>Her heart was a locked door.</w:t>
            </w:r>
          </w:p>
          <w:p w14:paraId="5BBC3FCC" w14:textId="77777777" w:rsidR="00234396" w:rsidRDefault="00234396" w:rsidP="00234396">
            <w:r>
              <w:t>Life can be a winding road.</w:t>
            </w:r>
          </w:p>
        </w:tc>
        <w:tc>
          <w:tcPr>
            <w:tcW w:w="1501" w:type="dxa"/>
            <w:tcPrChange w:id="321" w:author="Rijuta Das" w:date="2026-02-10T13:54:00Z" w16du:dateUtc="2026-02-10T08:24:00Z">
              <w:tcPr>
                <w:tcW w:w="1456" w:type="dxa"/>
              </w:tcPr>
            </w:tcPrChange>
          </w:tcPr>
          <w:p w14:paraId="360B01D4" w14:textId="77777777" w:rsidR="00234396" w:rsidRDefault="00234396" w:rsidP="00234396"/>
          <w:p w14:paraId="13226F0B" w14:textId="77777777" w:rsidR="00234396" w:rsidRDefault="00234396" w:rsidP="00234396">
            <w:pPr>
              <w:jc w:val="center"/>
            </w:pPr>
            <w:r>
              <w:t>Here, time has been compared to being like a thief.</w:t>
            </w:r>
          </w:p>
          <w:p w14:paraId="3D02665D" w14:textId="77777777" w:rsidR="00234396" w:rsidRDefault="00234396" w:rsidP="00234396">
            <w:pPr>
              <w:jc w:val="center"/>
            </w:pPr>
          </w:p>
          <w:p w14:paraId="31F627B7" w14:textId="77777777" w:rsidR="00234396" w:rsidRDefault="00234396" w:rsidP="00234396">
            <w:pPr>
              <w:jc w:val="center"/>
            </w:pPr>
            <w:r>
              <w:t>Here, her heart has been compared to a locked door.</w:t>
            </w:r>
          </w:p>
          <w:p w14:paraId="6930FB15" w14:textId="77777777" w:rsidR="00234396" w:rsidRDefault="00234396" w:rsidP="00234396">
            <w:pPr>
              <w:jc w:val="center"/>
            </w:pPr>
          </w:p>
          <w:p w14:paraId="21737EE3" w14:textId="20065A1F" w:rsidR="00234396" w:rsidRPr="00D90EA3" w:rsidRDefault="00234396" w:rsidP="00234396">
            <w:pPr>
              <w:jc w:val="center"/>
            </w:pPr>
            <w:r>
              <w:lastRenderedPageBreak/>
              <w:t>Here, life has been compared to a winding road.</w:t>
            </w:r>
          </w:p>
        </w:tc>
      </w:tr>
      <w:tr w:rsidR="00234396" w14:paraId="2BAF1826" w14:textId="09628A61" w:rsidTr="00234396">
        <w:trPr>
          <w:gridAfter w:val="3"/>
          <w:wAfter w:w="3584" w:type="dxa"/>
          <w:trPrChange w:id="322" w:author="Rijuta Das" w:date="2026-02-10T13:54:00Z" w16du:dateUtc="2026-02-10T08:24:00Z">
            <w:trPr>
              <w:gridAfter w:val="3"/>
              <w:wAfter w:w="4201" w:type="dxa"/>
            </w:trPr>
          </w:trPrChange>
        </w:trPr>
        <w:tc>
          <w:tcPr>
            <w:tcW w:w="4497" w:type="dxa"/>
            <w:tcPrChange w:id="323" w:author="Rijuta Das" w:date="2026-02-10T13:54:00Z" w16du:dateUtc="2026-02-10T08:24:00Z">
              <w:tcPr>
                <w:tcW w:w="5200" w:type="dxa"/>
                <w:gridSpan w:val="3"/>
              </w:tcPr>
            </w:tcPrChange>
          </w:tcPr>
          <w:p w14:paraId="71E9A6C0" w14:textId="77777777" w:rsidR="00234396" w:rsidRDefault="00234396" w:rsidP="00234396">
            <w:r>
              <w:lastRenderedPageBreak/>
              <w:t>Alliteration</w:t>
            </w:r>
          </w:p>
        </w:tc>
        <w:tc>
          <w:tcPr>
            <w:tcW w:w="1496" w:type="dxa"/>
            <w:tcPrChange w:id="324" w:author="Rijuta Das" w:date="2026-02-10T13:54:00Z" w16du:dateUtc="2026-02-10T08:24:00Z">
              <w:tcPr>
                <w:tcW w:w="1436" w:type="dxa"/>
                <w:gridSpan w:val="3"/>
              </w:tcPr>
            </w:tcPrChange>
          </w:tcPr>
          <w:p w14:paraId="1DE72538" w14:textId="77777777" w:rsidR="00234396" w:rsidRDefault="00234396" w:rsidP="00234396"/>
        </w:tc>
        <w:tc>
          <w:tcPr>
            <w:tcW w:w="1456" w:type="dxa"/>
            <w:tcPrChange w:id="325" w:author="Rijuta Das" w:date="2026-02-10T13:54:00Z" w16du:dateUtc="2026-02-10T08:24:00Z">
              <w:tcPr>
                <w:tcW w:w="1456" w:type="dxa"/>
                <w:gridSpan w:val="3"/>
              </w:tcPr>
            </w:tcPrChange>
          </w:tcPr>
          <w:p w14:paraId="24635354" w14:textId="77777777" w:rsidR="00234396" w:rsidRDefault="00234396" w:rsidP="00234396"/>
        </w:tc>
      </w:tr>
      <w:tr w:rsidR="00234396" w14:paraId="68CE9C2F" w14:textId="5DA26E5A" w:rsidTr="00234396">
        <w:tblPrEx>
          <w:tblPrExChange w:id="326" w:author="Rijuta Das" w:date="2026-02-10T13:54:00Z" w16du:dateUtc="2026-02-10T08:24:00Z">
            <w:tblPrEx>
              <w:tblW w:w="12293" w:type="dxa"/>
            </w:tblPrEx>
          </w:tblPrExChange>
        </w:tblPrEx>
        <w:tc>
          <w:tcPr>
            <w:tcW w:w="4497" w:type="dxa"/>
            <w:tcPrChange w:id="327" w:author="Rijuta Das" w:date="2026-02-10T13:54:00Z" w16du:dateUtc="2026-02-10T08:24:00Z">
              <w:tcPr>
                <w:tcW w:w="4530" w:type="dxa"/>
                <w:gridSpan w:val="2"/>
              </w:tcPr>
            </w:tcPrChange>
          </w:tcPr>
          <w:p w14:paraId="773E4224" w14:textId="77777777" w:rsidR="00234396" w:rsidRDefault="00234396" w:rsidP="00234396">
            <w:r>
              <w:t>Peter</w:t>
            </w:r>
          </w:p>
          <w:p w14:paraId="2A7C6534" w14:textId="77777777" w:rsidR="00234396" w:rsidRDefault="00234396" w:rsidP="00234396">
            <w:r>
              <w:t>The serpent</w:t>
            </w:r>
          </w:p>
          <w:p w14:paraId="014334C4" w14:textId="77777777" w:rsidR="00234396" w:rsidRDefault="00234396" w:rsidP="00234396">
            <w:r>
              <w:t xml:space="preserve">Brave </w:t>
            </w:r>
          </w:p>
        </w:tc>
        <w:tc>
          <w:tcPr>
            <w:tcW w:w="1496" w:type="dxa"/>
            <w:tcPrChange w:id="328" w:author="Rijuta Das" w:date="2026-02-10T13:54:00Z" w16du:dateUtc="2026-02-10T08:24:00Z">
              <w:tcPr>
                <w:tcW w:w="1496" w:type="dxa"/>
                <w:gridSpan w:val="3"/>
              </w:tcPr>
            </w:tcPrChange>
          </w:tcPr>
          <w:p w14:paraId="0A4BF183" w14:textId="77777777" w:rsidR="00234396" w:rsidRDefault="00234396" w:rsidP="00234396">
            <w:r>
              <w:t xml:space="preserve">picked </w:t>
            </w:r>
          </w:p>
          <w:p w14:paraId="1E7CEBCF" w14:textId="77777777" w:rsidR="00234396" w:rsidRDefault="00234396" w:rsidP="00234396">
            <w:r>
              <w:t>slithered</w:t>
            </w:r>
          </w:p>
          <w:p w14:paraId="396F328A" w14:textId="77777777" w:rsidR="00234396" w:rsidRDefault="00234396" w:rsidP="00234396">
            <w:r>
              <w:t>birds</w:t>
            </w:r>
          </w:p>
        </w:tc>
        <w:tc>
          <w:tcPr>
            <w:tcW w:w="1496" w:type="dxa"/>
            <w:gridSpan w:val="2"/>
            <w:tcPrChange w:id="329" w:author="Rijuta Das" w:date="2026-02-10T13:54:00Z" w16du:dateUtc="2026-02-10T08:24:00Z">
              <w:tcPr>
                <w:tcW w:w="1496" w:type="dxa"/>
                <w:gridSpan w:val="3"/>
              </w:tcPr>
            </w:tcPrChange>
          </w:tcPr>
          <w:p w14:paraId="79F29B27" w14:textId="77777777" w:rsidR="00234396" w:rsidRDefault="00234396" w:rsidP="00234396">
            <w:r>
              <w:t>peppers in the garden.</w:t>
            </w:r>
          </w:p>
          <w:p w14:paraId="6B37268B" w14:textId="304687CE" w:rsidR="00234396" w:rsidRDefault="00234396" w:rsidP="00234396">
            <w:r>
              <w:t>sinuously through the grass</w:t>
            </w:r>
            <w:ins w:id="330" w:author="Rijuta Das" w:date="2026-02-10T14:45:00Z" w16du:dateUtc="2026-02-10T09:15:00Z">
              <w:r w:rsidR="009B4238">
                <w:t>.</w:t>
              </w:r>
            </w:ins>
          </w:p>
          <w:p w14:paraId="3DCE9A9B" w14:textId="77777777" w:rsidR="00234396" w:rsidRDefault="00234396" w:rsidP="00234396">
            <w:r>
              <w:t>built nests on boards.</w:t>
            </w:r>
          </w:p>
        </w:tc>
        <w:tc>
          <w:tcPr>
            <w:tcW w:w="2043" w:type="dxa"/>
            <w:tcPrChange w:id="331" w:author="Rijuta Das" w:date="2026-02-10T13:54:00Z" w16du:dateUtc="2026-02-10T08:24:00Z">
              <w:tcPr>
                <w:tcW w:w="2043" w:type="dxa"/>
                <w:gridSpan w:val="2"/>
              </w:tcPr>
            </w:tcPrChange>
          </w:tcPr>
          <w:p w14:paraId="3A0E0CBE" w14:textId="77777777" w:rsidR="00234396" w:rsidRDefault="00234396" w:rsidP="00234396">
            <w:r>
              <w:t>Peter picked peppers in the garden.</w:t>
            </w:r>
          </w:p>
          <w:p w14:paraId="480BA618" w14:textId="77777777" w:rsidR="00234396" w:rsidRDefault="00234396" w:rsidP="00234396">
            <w:r>
              <w:t>The serpent slithered sinuously through the grass.</w:t>
            </w:r>
          </w:p>
          <w:p w14:paraId="01EFD518" w14:textId="77777777" w:rsidR="00234396" w:rsidRDefault="00234396" w:rsidP="00234396">
            <w:r>
              <w:t>Brave birds built nests on boards.</w:t>
            </w:r>
          </w:p>
        </w:tc>
        <w:tc>
          <w:tcPr>
            <w:tcW w:w="1501" w:type="dxa"/>
            <w:tcPrChange w:id="332" w:author="Rijuta Das" w:date="2026-02-10T13:54:00Z" w16du:dateUtc="2026-02-10T08:24:00Z">
              <w:tcPr>
                <w:tcW w:w="1456" w:type="dxa"/>
              </w:tcPr>
            </w:tcPrChange>
          </w:tcPr>
          <w:p w14:paraId="1B3DD31A" w14:textId="77777777" w:rsidR="00234396" w:rsidRDefault="00234396" w:rsidP="00234396">
            <w:r>
              <w:t>Here, the letter ‘p’ has been repeated in the sentence.</w:t>
            </w:r>
          </w:p>
          <w:p w14:paraId="0EA98AA4" w14:textId="77777777" w:rsidR="00234396" w:rsidRDefault="00234396" w:rsidP="00234396"/>
          <w:p w14:paraId="5AABF658" w14:textId="77777777" w:rsidR="00234396" w:rsidRDefault="00234396" w:rsidP="00234396">
            <w:r>
              <w:t>Here, the letter ‘s’ has been repeated in the sentence.</w:t>
            </w:r>
          </w:p>
          <w:p w14:paraId="26930E98" w14:textId="77777777" w:rsidR="00234396" w:rsidRDefault="00234396" w:rsidP="00234396"/>
          <w:p w14:paraId="0DCEA9FE" w14:textId="616FC336" w:rsidR="00234396" w:rsidRDefault="00234396" w:rsidP="00234396">
            <w:r>
              <w:t>Here, the letter ‘b’ has been repeated in the sentence.</w:t>
            </w:r>
          </w:p>
        </w:tc>
      </w:tr>
      <w:tr w:rsidR="00234396" w14:paraId="1FD6A4F5" w14:textId="1982BF1C" w:rsidTr="00234396">
        <w:trPr>
          <w:gridAfter w:val="3"/>
          <w:wAfter w:w="3584" w:type="dxa"/>
          <w:trPrChange w:id="333" w:author="Rijuta Das" w:date="2026-02-10T13:54:00Z" w16du:dateUtc="2026-02-10T08:24:00Z">
            <w:trPr>
              <w:gridAfter w:val="3"/>
              <w:wAfter w:w="4201" w:type="dxa"/>
            </w:trPr>
          </w:trPrChange>
        </w:trPr>
        <w:tc>
          <w:tcPr>
            <w:tcW w:w="4497" w:type="dxa"/>
            <w:tcPrChange w:id="334" w:author="Rijuta Das" w:date="2026-02-10T13:54:00Z" w16du:dateUtc="2026-02-10T08:24:00Z">
              <w:tcPr>
                <w:tcW w:w="5200" w:type="dxa"/>
                <w:gridSpan w:val="3"/>
              </w:tcPr>
            </w:tcPrChange>
          </w:tcPr>
          <w:p w14:paraId="594AA632" w14:textId="77777777" w:rsidR="00234396" w:rsidRDefault="00234396" w:rsidP="00234396">
            <w:r>
              <w:t>Onomatopoeia</w:t>
            </w:r>
          </w:p>
        </w:tc>
        <w:tc>
          <w:tcPr>
            <w:tcW w:w="1496" w:type="dxa"/>
            <w:tcPrChange w:id="335" w:author="Rijuta Das" w:date="2026-02-10T13:54:00Z" w16du:dateUtc="2026-02-10T08:24:00Z">
              <w:tcPr>
                <w:tcW w:w="1436" w:type="dxa"/>
                <w:gridSpan w:val="3"/>
              </w:tcPr>
            </w:tcPrChange>
          </w:tcPr>
          <w:p w14:paraId="09CAB991" w14:textId="77777777" w:rsidR="00234396" w:rsidRDefault="00234396" w:rsidP="00234396"/>
        </w:tc>
        <w:tc>
          <w:tcPr>
            <w:tcW w:w="1456" w:type="dxa"/>
            <w:tcPrChange w:id="336" w:author="Rijuta Das" w:date="2026-02-10T13:54:00Z" w16du:dateUtc="2026-02-10T08:24:00Z">
              <w:tcPr>
                <w:tcW w:w="1456" w:type="dxa"/>
                <w:gridSpan w:val="3"/>
              </w:tcPr>
            </w:tcPrChange>
          </w:tcPr>
          <w:p w14:paraId="47EA4C3E" w14:textId="77777777" w:rsidR="00234396" w:rsidRDefault="00234396" w:rsidP="00234396"/>
        </w:tc>
      </w:tr>
      <w:tr w:rsidR="00234396" w14:paraId="2AC68C89" w14:textId="0DA36095" w:rsidTr="00234396">
        <w:tblPrEx>
          <w:tblPrExChange w:id="337" w:author="Rijuta Das" w:date="2026-02-10T13:54:00Z" w16du:dateUtc="2026-02-10T08:24:00Z">
            <w:tblPrEx>
              <w:tblW w:w="12293" w:type="dxa"/>
            </w:tblPrEx>
          </w:tblPrExChange>
        </w:tblPrEx>
        <w:tc>
          <w:tcPr>
            <w:tcW w:w="4497" w:type="dxa"/>
            <w:tcPrChange w:id="338" w:author="Rijuta Das" w:date="2026-02-10T13:54:00Z" w16du:dateUtc="2026-02-10T08:24:00Z">
              <w:tcPr>
                <w:tcW w:w="4530" w:type="dxa"/>
                <w:gridSpan w:val="2"/>
              </w:tcPr>
            </w:tcPrChange>
          </w:tcPr>
          <w:p w14:paraId="088307D9" w14:textId="77777777" w:rsidR="00234396" w:rsidRDefault="00234396" w:rsidP="00234396">
            <w:r>
              <w:t>The thunder</w:t>
            </w:r>
          </w:p>
          <w:p w14:paraId="25D0D631" w14:textId="77777777" w:rsidR="00234396" w:rsidRDefault="00234396" w:rsidP="00234396">
            <w:r>
              <w:t>The bees</w:t>
            </w:r>
          </w:p>
          <w:p w14:paraId="57B5DEC8" w14:textId="77777777" w:rsidR="00234396" w:rsidRDefault="00234396" w:rsidP="00234396">
            <w:r>
              <w:t>The door</w:t>
            </w:r>
          </w:p>
        </w:tc>
        <w:tc>
          <w:tcPr>
            <w:tcW w:w="1496" w:type="dxa"/>
            <w:tcPrChange w:id="339" w:author="Rijuta Das" w:date="2026-02-10T13:54:00Z" w16du:dateUtc="2026-02-10T08:24:00Z">
              <w:tcPr>
                <w:tcW w:w="1496" w:type="dxa"/>
                <w:gridSpan w:val="3"/>
              </w:tcPr>
            </w:tcPrChange>
          </w:tcPr>
          <w:p w14:paraId="77307558" w14:textId="77777777" w:rsidR="00234396" w:rsidRDefault="00234396" w:rsidP="00234396">
            <w:r>
              <w:t>crashed</w:t>
            </w:r>
          </w:p>
          <w:p w14:paraId="1912B73E" w14:textId="77777777" w:rsidR="00234396" w:rsidRDefault="00234396" w:rsidP="00234396">
            <w:r>
              <w:t>buzzed</w:t>
            </w:r>
          </w:p>
          <w:p w14:paraId="7E0C8C2D" w14:textId="77777777" w:rsidR="00234396" w:rsidRDefault="00234396" w:rsidP="00234396">
            <w:r>
              <w:t>creaked</w:t>
            </w:r>
          </w:p>
        </w:tc>
        <w:tc>
          <w:tcPr>
            <w:tcW w:w="1496" w:type="dxa"/>
            <w:gridSpan w:val="2"/>
            <w:tcPrChange w:id="340" w:author="Rijuta Das" w:date="2026-02-10T13:54:00Z" w16du:dateUtc="2026-02-10T08:24:00Z">
              <w:tcPr>
                <w:tcW w:w="1496" w:type="dxa"/>
                <w:gridSpan w:val="3"/>
              </w:tcPr>
            </w:tcPrChange>
          </w:tcPr>
          <w:p w14:paraId="426AA591" w14:textId="396B9FF1" w:rsidR="00234396" w:rsidRDefault="00234396" w:rsidP="00234396">
            <w:r>
              <w:t>across the sky</w:t>
            </w:r>
            <w:ins w:id="341" w:author="Rijuta Das" w:date="2026-02-10T14:45:00Z" w16du:dateUtc="2026-02-10T09:15:00Z">
              <w:r w:rsidR="009B4238">
                <w:t>.</w:t>
              </w:r>
            </w:ins>
          </w:p>
          <w:p w14:paraId="105E7209" w14:textId="0593D178" w:rsidR="00234396" w:rsidRDefault="00234396" w:rsidP="00234396">
            <w:r>
              <w:t>in the garden</w:t>
            </w:r>
            <w:ins w:id="342" w:author="Rijuta Das" w:date="2026-02-10T14:45:00Z" w16du:dateUtc="2026-02-10T09:15:00Z">
              <w:r w:rsidR="009B4238">
                <w:t>.</w:t>
              </w:r>
            </w:ins>
          </w:p>
          <w:p w14:paraId="12498C41" w14:textId="6B3759E6" w:rsidR="00234396" w:rsidRDefault="00234396" w:rsidP="00234396">
            <w:r>
              <w:t>on its rusty hinges</w:t>
            </w:r>
            <w:ins w:id="343" w:author="Rijuta Das" w:date="2026-02-10T14:45:00Z" w16du:dateUtc="2026-02-10T09:15:00Z">
              <w:r w:rsidR="009B4238">
                <w:t>.</w:t>
              </w:r>
            </w:ins>
          </w:p>
        </w:tc>
        <w:tc>
          <w:tcPr>
            <w:tcW w:w="2043" w:type="dxa"/>
            <w:tcPrChange w:id="344" w:author="Rijuta Das" w:date="2026-02-10T13:54:00Z" w16du:dateUtc="2026-02-10T08:24:00Z">
              <w:tcPr>
                <w:tcW w:w="2043" w:type="dxa"/>
                <w:gridSpan w:val="2"/>
              </w:tcPr>
            </w:tcPrChange>
          </w:tcPr>
          <w:p w14:paraId="2A9649F2" w14:textId="77777777" w:rsidR="00234396" w:rsidRDefault="00234396" w:rsidP="00234396">
            <w:r>
              <w:t>The thunder crashed across the sky.</w:t>
            </w:r>
          </w:p>
          <w:p w14:paraId="629F8275" w14:textId="77777777" w:rsidR="00234396" w:rsidRDefault="00234396" w:rsidP="00234396">
            <w:r>
              <w:t>The bees buzzed in the garden.</w:t>
            </w:r>
          </w:p>
          <w:p w14:paraId="1C5CAF87" w14:textId="77777777" w:rsidR="00234396" w:rsidRDefault="00234396" w:rsidP="00234396">
            <w:r>
              <w:lastRenderedPageBreak/>
              <w:t>The door creaked on its rusty hinges.</w:t>
            </w:r>
          </w:p>
        </w:tc>
        <w:tc>
          <w:tcPr>
            <w:tcW w:w="1501" w:type="dxa"/>
            <w:tcPrChange w:id="345" w:author="Rijuta Das" w:date="2026-02-10T13:54:00Z" w16du:dateUtc="2026-02-10T08:24:00Z">
              <w:tcPr>
                <w:tcW w:w="1456" w:type="dxa"/>
              </w:tcPr>
            </w:tcPrChange>
          </w:tcPr>
          <w:p w14:paraId="51972559" w14:textId="77777777" w:rsidR="00234396" w:rsidRDefault="00234396" w:rsidP="00234396">
            <w:pPr>
              <w:rPr>
                <w:ins w:id="346" w:author="Rijuta Das" w:date="2026-02-10T13:54:00Z" w16du:dateUtc="2026-02-10T08:24:00Z"/>
              </w:rPr>
            </w:pPr>
            <w:r>
              <w:lastRenderedPageBreak/>
              <w:t>In this line,</w:t>
            </w:r>
            <w:ins w:id="347" w:author="Rijuta Das" w:date="2026-02-10T13:54:00Z" w16du:dateUtc="2026-02-10T08:24:00Z">
              <w:r>
                <w:t xml:space="preserve"> the word ‘crashed’ mimics the sound of thunder.</w:t>
              </w:r>
            </w:ins>
          </w:p>
          <w:p w14:paraId="3268F4A2" w14:textId="77777777" w:rsidR="00234396" w:rsidRDefault="00234396" w:rsidP="00234396">
            <w:pPr>
              <w:rPr>
                <w:ins w:id="348" w:author="Rijuta Das" w:date="2026-02-10T13:54:00Z" w16du:dateUtc="2026-02-10T08:24:00Z"/>
              </w:rPr>
            </w:pPr>
          </w:p>
          <w:p w14:paraId="05497DB4" w14:textId="77777777" w:rsidR="00234396" w:rsidRDefault="00234396" w:rsidP="00234396">
            <w:pPr>
              <w:rPr>
                <w:ins w:id="349" w:author="Rijuta Das" w:date="2026-02-10T13:54:00Z" w16du:dateUtc="2026-02-10T08:24:00Z"/>
              </w:rPr>
            </w:pPr>
            <w:ins w:id="350" w:author="Rijuta Das" w:date="2026-02-10T13:54:00Z" w16du:dateUtc="2026-02-10T08:24:00Z">
              <w:r>
                <w:t>Here, the word ‘buzzed’ mimics the sound of bees buzzing.</w:t>
              </w:r>
            </w:ins>
          </w:p>
          <w:p w14:paraId="65D127D0" w14:textId="77777777" w:rsidR="00234396" w:rsidRDefault="00234396" w:rsidP="00234396">
            <w:pPr>
              <w:rPr>
                <w:ins w:id="351" w:author="Rijuta Das" w:date="2026-02-10T13:54:00Z" w16du:dateUtc="2026-02-10T08:24:00Z"/>
              </w:rPr>
            </w:pPr>
          </w:p>
          <w:p w14:paraId="3DE8D676" w14:textId="26816CBA" w:rsidR="00234396" w:rsidRDefault="00234396" w:rsidP="00234396">
            <w:ins w:id="352" w:author="Rijuta Das" w:date="2026-02-10T13:54:00Z" w16du:dateUtc="2026-02-10T08:24:00Z">
              <w:r>
                <w:t>Here, the word ‘creaked’ mimics the sound the creaking when opened.</w:t>
              </w:r>
            </w:ins>
            <w:r>
              <w:t xml:space="preserve"> </w:t>
            </w:r>
          </w:p>
        </w:tc>
      </w:tr>
      <w:tr w:rsidR="00234396" w14:paraId="06F93D3B" w14:textId="7D07F794" w:rsidTr="00234396">
        <w:trPr>
          <w:gridAfter w:val="3"/>
          <w:wAfter w:w="3584" w:type="dxa"/>
          <w:trPrChange w:id="353" w:author="Rijuta Das" w:date="2026-02-10T13:54:00Z" w16du:dateUtc="2026-02-10T08:24:00Z">
            <w:trPr>
              <w:gridAfter w:val="3"/>
              <w:wAfter w:w="4201" w:type="dxa"/>
            </w:trPr>
          </w:trPrChange>
        </w:trPr>
        <w:tc>
          <w:tcPr>
            <w:tcW w:w="4497" w:type="dxa"/>
            <w:tcPrChange w:id="354" w:author="Rijuta Das" w:date="2026-02-10T13:54:00Z" w16du:dateUtc="2026-02-10T08:24:00Z">
              <w:tcPr>
                <w:tcW w:w="5200" w:type="dxa"/>
                <w:gridSpan w:val="3"/>
              </w:tcPr>
            </w:tcPrChange>
          </w:tcPr>
          <w:p w14:paraId="1E0A29FB" w14:textId="77777777" w:rsidR="00234396" w:rsidRDefault="00234396" w:rsidP="00234396">
            <w:r>
              <w:lastRenderedPageBreak/>
              <w:t>Hyperbole</w:t>
            </w:r>
          </w:p>
        </w:tc>
        <w:tc>
          <w:tcPr>
            <w:tcW w:w="1496" w:type="dxa"/>
            <w:tcPrChange w:id="355" w:author="Rijuta Das" w:date="2026-02-10T13:54:00Z" w16du:dateUtc="2026-02-10T08:24:00Z">
              <w:tcPr>
                <w:tcW w:w="1436" w:type="dxa"/>
                <w:gridSpan w:val="3"/>
              </w:tcPr>
            </w:tcPrChange>
          </w:tcPr>
          <w:p w14:paraId="51D98519" w14:textId="77777777" w:rsidR="00234396" w:rsidRDefault="00234396" w:rsidP="00234396"/>
        </w:tc>
        <w:tc>
          <w:tcPr>
            <w:tcW w:w="1456" w:type="dxa"/>
            <w:tcPrChange w:id="356" w:author="Rijuta Das" w:date="2026-02-10T13:54:00Z" w16du:dateUtc="2026-02-10T08:24:00Z">
              <w:tcPr>
                <w:tcW w:w="1456" w:type="dxa"/>
                <w:gridSpan w:val="3"/>
              </w:tcPr>
            </w:tcPrChange>
          </w:tcPr>
          <w:p w14:paraId="35B1E167" w14:textId="77777777" w:rsidR="00234396" w:rsidRDefault="00234396" w:rsidP="00234396"/>
        </w:tc>
      </w:tr>
      <w:tr w:rsidR="00234396" w14:paraId="678FB04C" w14:textId="1481B7C0" w:rsidTr="00234396">
        <w:tblPrEx>
          <w:tblPrExChange w:id="357" w:author="Rijuta Das" w:date="2026-02-10T13:54:00Z" w16du:dateUtc="2026-02-10T08:24:00Z">
            <w:tblPrEx>
              <w:tblW w:w="12293" w:type="dxa"/>
            </w:tblPrEx>
          </w:tblPrExChange>
        </w:tblPrEx>
        <w:tc>
          <w:tcPr>
            <w:tcW w:w="4497" w:type="dxa"/>
            <w:tcPrChange w:id="358" w:author="Rijuta Das" w:date="2026-02-10T13:54:00Z" w16du:dateUtc="2026-02-10T08:24:00Z">
              <w:tcPr>
                <w:tcW w:w="4530" w:type="dxa"/>
                <w:gridSpan w:val="2"/>
              </w:tcPr>
            </w:tcPrChange>
          </w:tcPr>
          <w:p w14:paraId="22AEB902" w14:textId="77777777" w:rsidR="00234396" w:rsidRDefault="00234396" w:rsidP="00234396">
            <w:r>
              <w:t>I am so hungry</w:t>
            </w:r>
          </w:p>
          <w:p w14:paraId="23FC3A86" w14:textId="77777777" w:rsidR="00234396" w:rsidRDefault="00234396" w:rsidP="00234396">
            <w:r>
              <w:t>She was so tired</w:t>
            </w:r>
          </w:p>
          <w:p w14:paraId="1E5DF462" w14:textId="77777777" w:rsidR="00234396" w:rsidRDefault="00234396" w:rsidP="00234396">
            <w:r>
              <w:t>The bag was so heavy</w:t>
            </w:r>
          </w:p>
        </w:tc>
        <w:tc>
          <w:tcPr>
            <w:tcW w:w="1496" w:type="dxa"/>
            <w:tcPrChange w:id="359" w:author="Rijuta Das" w:date="2026-02-10T13:54:00Z" w16du:dateUtc="2026-02-10T08:24:00Z">
              <w:tcPr>
                <w:tcW w:w="1496" w:type="dxa"/>
                <w:gridSpan w:val="3"/>
              </w:tcPr>
            </w:tcPrChange>
          </w:tcPr>
          <w:p w14:paraId="157514F1" w14:textId="77777777" w:rsidR="00234396" w:rsidRDefault="00234396" w:rsidP="00234396">
            <w:r>
              <w:t>I could</w:t>
            </w:r>
          </w:p>
          <w:p w14:paraId="47B12403" w14:textId="77777777" w:rsidR="00234396" w:rsidRDefault="00234396" w:rsidP="00234396">
            <w:r>
              <w:t>her bones</w:t>
            </w:r>
          </w:p>
          <w:p w14:paraId="71BF6559" w14:textId="77777777" w:rsidR="00234396" w:rsidRDefault="00234396" w:rsidP="00234396">
            <w:r>
              <w:t>it weighed</w:t>
            </w:r>
          </w:p>
        </w:tc>
        <w:tc>
          <w:tcPr>
            <w:tcW w:w="1496" w:type="dxa"/>
            <w:gridSpan w:val="2"/>
            <w:tcPrChange w:id="360" w:author="Rijuta Das" w:date="2026-02-10T13:54:00Z" w16du:dateUtc="2026-02-10T08:24:00Z">
              <w:tcPr>
                <w:tcW w:w="1496" w:type="dxa"/>
                <w:gridSpan w:val="3"/>
              </w:tcPr>
            </w:tcPrChange>
          </w:tcPr>
          <w:p w14:paraId="569FF480" w14:textId="520E5E41" w:rsidR="00234396" w:rsidRDefault="00234396" w:rsidP="00234396">
            <w:r>
              <w:t>eat a horse</w:t>
            </w:r>
            <w:ins w:id="361" w:author="Rijuta Das" w:date="2026-02-10T14:45:00Z" w16du:dateUtc="2026-02-10T09:15:00Z">
              <w:r w:rsidR="009B4238">
                <w:t>.</w:t>
              </w:r>
            </w:ins>
          </w:p>
          <w:p w14:paraId="5173C55D" w14:textId="1385B290" w:rsidR="00234396" w:rsidRDefault="00234396" w:rsidP="00234396">
            <w:r>
              <w:t>turned to dust</w:t>
            </w:r>
            <w:ins w:id="362" w:author="Rijuta Das" w:date="2026-02-10T14:45:00Z" w16du:dateUtc="2026-02-10T09:15:00Z">
              <w:r w:rsidR="009B4238">
                <w:t>.</w:t>
              </w:r>
            </w:ins>
          </w:p>
          <w:p w14:paraId="61676C15" w14:textId="48FCEAA7" w:rsidR="00234396" w:rsidRDefault="00234396" w:rsidP="00234396">
            <w:r>
              <w:t>more than the sun</w:t>
            </w:r>
            <w:ins w:id="363" w:author="Rijuta Das" w:date="2026-02-10T14:45:00Z" w16du:dateUtc="2026-02-10T09:15:00Z">
              <w:r w:rsidR="009B4238">
                <w:t>.</w:t>
              </w:r>
            </w:ins>
          </w:p>
        </w:tc>
        <w:tc>
          <w:tcPr>
            <w:tcW w:w="2043" w:type="dxa"/>
            <w:tcPrChange w:id="364" w:author="Rijuta Das" w:date="2026-02-10T13:54:00Z" w16du:dateUtc="2026-02-10T08:24:00Z">
              <w:tcPr>
                <w:tcW w:w="2043" w:type="dxa"/>
                <w:gridSpan w:val="2"/>
              </w:tcPr>
            </w:tcPrChange>
          </w:tcPr>
          <w:p w14:paraId="57AA3FAA" w14:textId="77777777" w:rsidR="00234396" w:rsidRDefault="00234396" w:rsidP="00234396">
            <w:r>
              <w:t>I am so hungry I could eat a horse.</w:t>
            </w:r>
          </w:p>
          <w:p w14:paraId="39593506" w14:textId="77777777" w:rsidR="00234396" w:rsidRDefault="00234396" w:rsidP="00234396">
            <w:r>
              <w:t>She was so tired her bones turned to dust.</w:t>
            </w:r>
          </w:p>
          <w:p w14:paraId="2E53FFF9" w14:textId="77777777" w:rsidR="00234396" w:rsidRDefault="00234396" w:rsidP="00234396">
            <w:r>
              <w:t>The bag was so heavy it weighed more than the sun.</w:t>
            </w:r>
          </w:p>
        </w:tc>
        <w:tc>
          <w:tcPr>
            <w:tcW w:w="1501" w:type="dxa"/>
            <w:tcPrChange w:id="365" w:author="Rijuta Das" w:date="2026-02-10T13:54:00Z" w16du:dateUtc="2026-02-10T08:24:00Z">
              <w:tcPr>
                <w:tcW w:w="1456" w:type="dxa"/>
              </w:tcPr>
            </w:tcPrChange>
          </w:tcPr>
          <w:p w14:paraId="62C8ED4B" w14:textId="77777777" w:rsidR="00234396" w:rsidRDefault="00234396" w:rsidP="00234396">
            <w:pPr>
              <w:rPr>
                <w:ins w:id="366" w:author="Rijuta Das" w:date="2026-02-10T13:55:00Z" w16du:dateUtc="2026-02-10T08:25:00Z"/>
              </w:rPr>
            </w:pPr>
            <w:ins w:id="367" w:author="Rijuta Das" w:date="2026-02-10T13:55:00Z" w16du:dateUtc="2026-02-10T08:25:00Z">
              <w:r>
                <w:t>The phrase ‘could eat a horse’ exaggerates the person’s hunger.</w:t>
              </w:r>
            </w:ins>
          </w:p>
          <w:p w14:paraId="6D3846DC" w14:textId="77777777" w:rsidR="00234396" w:rsidRDefault="00234396" w:rsidP="00234396">
            <w:pPr>
              <w:rPr>
                <w:ins w:id="368" w:author="Rijuta Das" w:date="2026-02-10T13:55:00Z" w16du:dateUtc="2026-02-10T08:25:00Z"/>
              </w:rPr>
            </w:pPr>
          </w:p>
          <w:p w14:paraId="222D5A42" w14:textId="77777777" w:rsidR="00234396" w:rsidRDefault="00234396" w:rsidP="00234396">
            <w:pPr>
              <w:rPr>
                <w:ins w:id="369" w:author="Rijuta Das" w:date="2026-02-10T13:56:00Z" w16du:dateUtc="2026-02-10T08:26:00Z"/>
              </w:rPr>
            </w:pPr>
            <w:ins w:id="370" w:author="Rijuta Das" w:date="2026-02-10T13:55:00Z" w16du:dateUtc="2026-02-10T08:25:00Z">
              <w:r>
                <w:t xml:space="preserve">Here, the phrase ‘bones tuned to dust’ </w:t>
              </w:r>
            </w:ins>
            <w:ins w:id="371" w:author="Rijuta Das" w:date="2026-02-10T13:56:00Z" w16du:dateUtc="2026-02-10T08:26:00Z">
              <w:r w:rsidR="000A575A">
                <w:t>exaggerates the nature of tiredness felt by the woman.</w:t>
              </w:r>
            </w:ins>
          </w:p>
          <w:p w14:paraId="0B822F58" w14:textId="77777777" w:rsidR="000A575A" w:rsidRDefault="000A575A" w:rsidP="00234396">
            <w:pPr>
              <w:rPr>
                <w:ins w:id="372" w:author="Rijuta Das" w:date="2026-02-10T13:56:00Z" w16du:dateUtc="2026-02-10T08:26:00Z"/>
              </w:rPr>
            </w:pPr>
          </w:p>
          <w:p w14:paraId="4D731B7A" w14:textId="03EE4D7E" w:rsidR="000A575A" w:rsidRDefault="000A575A" w:rsidP="00234396">
            <w:ins w:id="373" w:author="Rijuta Das" w:date="2026-02-10T13:56:00Z" w16du:dateUtc="2026-02-10T08:26:00Z">
              <w:r>
                <w:t xml:space="preserve">Here, the heaviness of the bag has been </w:t>
              </w:r>
              <w:r w:rsidR="004E7750">
                <w:t>exaggerated.</w:t>
              </w:r>
            </w:ins>
          </w:p>
        </w:tc>
      </w:tr>
      <w:tr w:rsidR="00234396" w14:paraId="438FC5DC" w14:textId="38B36907" w:rsidTr="00234396">
        <w:trPr>
          <w:gridAfter w:val="3"/>
          <w:wAfter w:w="3584" w:type="dxa"/>
          <w:trPrChange w:id="374" w:author="Rijuta Das" w:date="2026-02-10T13:54:00Z" w16du:dateUtc="2026-02-10T08:24:00Z">
            <w:trPr>
              <w:gridAfter w:val="3"/>
              <w:wAfter w:w="4201" w:type="dxa"/>
            </w:trPr>
          </w:trPrChange>
        </w:trPr>
        <w:tc>
          <w:tcPr>
            <w:tcW w:w="4497" w:type="dxa"/>
            <w:tcPrChange w:id="375" w:author="Rijuta Das" w:date="2026-02-10T13:54:00Z" w16du:dateUtc="2026-02-10T08:24:00Z">
              <w:tcPr>
                <w:tcW w:w="5200" w:type="dxa"/>
                <w:gridSpan w:val="3"/>
              </w:tcPr>
            </w:tcPrChange>
          </w:tcPr>
          <w:p w14:paraId="0E6B4055" w14:textId="77777777" w:rsidR="00234396" w:rsidRDefault="00234396" w:rsidP="00234396">
            <w:r>
              <w:lastRenderedPageBreak/>
              <w:t>Oxymoron</w:t>
            </w:r>
          </w:p>
        </w:tc>
        <w:tc>
          <w:tcPr>
            <w:tcW w:w="1496" w:type="dxa"/>
            <w:tcPrChange w:id="376" w:author="Rijuta Das" w:date="2026-02-10T13:54:00Z" w16du:dateUtc="2026-02-10T08:24:00Z">
              <w:tcPr>
                <w:tcW w:w="1436" w:type="dxa"/>
                <w:gridSpan w:val="3"/>
              </w:tcPr>
            </w:tcPrChange>
          </w:tcPr>
          <w:p w14:paraId="3F6C51C0" w14:textId="77777777" w:rsidR="00234396" w:rsidRDefault="00234396" w:rsidP="00234396"/>
        </w:tc>
        <w:tc>
          <w:tcPr>
            <w:tcW w:w="1456" w:type="dxa"/>
            <w:tcPrChange w:id="377" w:author="Rijuta Das" w:date="2026-02-10T13:54:00Z" w16du:dateUtc="2026-02-10T08:24:00Z">
              <w:tcPr>
                <w:tcW w:w="1456" w:type="dxa"/>
                <w:gridSpan w:val="3"/>
              </w:tcPr>
            </w:tcPrChange>
          </w:tcPr>
          <w:p w14:paraId="55D11007" w14:textId="77777777" w:rsidR="00234396" w:rsidRDefault="00234396" w:rsidP="00234396"/>
        </w:tc>
      </w:tr>
      <w:tr w:rsidR="00234396" w14:paraId="572429E6" w14:textId="1A687117" w:rsidTr="00234396">
        <w:tblPrEx>
          <w:tblPrExChange w:id="378" w:author="Rijuta Das" w:date="2026-02-10T13:54:00Z" w16du:dateUtc="2026-02-10T08:24:00Z">
            <w:tblPrEx>
              <w:tblW w:w="12293" w:type="dxa"/>
            </w:tblPrEx>
          </w:tblPrExChange>
        </w:tblPrEx>
        <w:tc>
          <w:tcPr>
            <w:tcW w:w="4497" w:type="dxa"/>
            <w:tcPrChange w:id="379" w:author="Rijuta Das" w:date="2026-02-10T13:54:00Z" w16du:dateUtc="2026-02-10T08:24:00Z">
              <w:tcPr>
                <w:tcW w:w="4530" w:type="dxa"/>
                <w:gridSpan w:val="2"/>
              </w:tcPr>
            </w:tcPrChange>
          </w:tcPr>
          <w:p w14:paraId="7DA65F9C" w14:textId="77777777" w:rsidR="00234396" w:rsidRDefault="00234396" w:rsidP="00234396">
            <w:r>
              <w:t>They sat in</w:t>
            </w:r>
          </w:p>
          <w:p w14:paraId="72AEE9F1" w14:textId="77777777" w:rsidR="00234396" w:rsidRDefault="00234396" w:rsidP="00234396">
            <w:r>
              <w:t>Their parting was</w:t>
            </w:r>
          </w:p>
          <w:p w14:paraId="3B51AF92" w14:textId="77777777" w:rsidR="00234396" w:rsidRDefault="00234396" w:rsidP="00234396">
            <w:r>
              <w:t>She looked like the</w:t>
            </w:r>
          </w:p>
        </w:tc>
        <w:tc>
          <w:tcPr>
            <w:tcW w:w="1496" w:type="dxa"/>
            <w:tcPrChange w:id="380" w:author="Rijuta Das" w:date="2026-02-10T13:54:00Z" w16du:dateUtc="2026-02-10T08:24:00Z">
              <w:tcPr>
                <w:tcW w:w="1496" w:type="dxa"/>
                <w:gridSpan w:val="3"/>
              </w:tcPr>
            </w:tcPrChange>
          </w:tcPr>
          <w:p w14:paraId="47C958F8" w14:textId="47FBA6F4" w:rsidR="00234396" w:rsidRDefault="009B4238" w:rsidP="00234396">
            <w:ins w:id="381" w:author="Rijuta Das" w:date="2026-02-10T14:46:00Z" w16du:dateUtc="2026-02-10T09:16:00Z">
              <w:r>
                <w:t>d</w:t>
              </w:r>
            </w:ins>
            <w:del w:id="382" w:author="Rijuta Das" w:date="2026-02-10T14:46:00Z" w16du:dateUtc="2026-02-10T09:16:00Z">
              <w:r w:rsidR="00234396" w:rsidDel="009B4238">
                <w:delText>D</w:delText>
              </w:r>
            </w:del>
            <w:r w:rsidR="00234396">
              <w:t>eafening</w:t>
            </w:r>
          </w:p>
          <w:p w14:paraId="1266EF46" w14:textId="1518C1B7" w:rsidR="00234396" w:rsidRDefault="009B4238" w:rsidP="00234396">
            <w:ins w:id="383" w:author="Rijuta Das" w:date="2026-02-10T14:46:00Z" w16du:dateUtc="2026-02-10T09:16:00Z">
              <w:r>
                <w:t>b</w:t>
              </w:r>
            </w:ins>
            <w:del w:id="384" w:author="Rijuta Das" w:date="2026-02-10T14:46:00Z" w16du:dateUtc="2026-02-10T09:16:00Z">
              <w:r w:rsidR="00234396" w:rsidDel="009B4238">
                <w:delText>B</w:delText>
              </w:r>
            </w:del>
            <w:r w:rsidR="00234396">
              <w:t>itter</w:t>
            </w:r>
          </w:p>
          <w:p w14:paraId="11F6075B" w14:textId="77777777" w:rsidR="00234396" w:rsidRDefault="00234396" w:rsidP="00234396">
            <w:r>
              <w:t>living</w:t>
            </w:r>
          </w:p>
        </w:tc>
        <w:tc>
          <w:tcPr>
            <w:tcW w:w="1496" w:type="dxa"/>
            <w:gridSpan w:val="2"/>
            <w:tcPrChange w:id="385" w:author="Rijuta Das" w:date="2026-02-10T13:54:00Z" w16du:dateUtc="2026-02-10T08:24:00Z">
              <w:tcPr>
                <w:tcW w:w="1496" w:type="dxa"/>
                <w:gridSpan w:val="3"/>
              </w:tcPr>
            </w:tcPrChange>
          </w:tcPr>
          <w:p w14:paraId="2684E702" w14:textId="403BC7DF" w:rsidR="00234396" w:rsidRDefault="009B4238" w:rsidP="00234396">
            <w:ins w:id="386" w:author="Rijuta Das" w:date="2026-02-10T14:46:00Z" w16du:dateUtc="2026-02-10T09:16:00Z">
              <w:r>
                <w:t>s</w:t>
              </w:r>
            </w:ins>
            <w:del w:id="387" w:author="Rijuta Das" w:date="2026-02-10T14:46:00Z" w16du:dateUtc="2026-02-10T09:16:00Z">
              <w:r w:rsidR="00234396" w:rsidDel="009B4238">
                <w:delText>S</w:delText>
              </w:r>
            </w:del>
            <w:r w:rsidR="00234396">
              <w:t>ilence</w:t>
            </w:r>
            <w:ins w:id="388" w:author="Rijuta Das" w:date="2026-02-10T14:46:00Z" w16du:dateUtc="2026-02-10T09:16:00Z">
              <w:r>
                <w:t>.</w:t>
              </w:r>
            </w:ins>
          </w:p>
          <w:p w14:paraId="539EED00" w14:textId="3C3AA77C" w:rsidR="00234396" w:rsidRDefault="009B4238" w:rsidP="00234396">
            <w:ins w:id="389" w:author="Rijuta Das" w:date="2026-02-10T14:46:00Z" w16du:dateUtc="2026-02-10T09:16:00Z">
              <w:r>
                <w:t>s</w:t>
              </w:r>
            </w:ins>
            <w:del w:id="390" w:author="Rijuta Das" w:date="2026-02-10T14:46:00Z" w16du:dateUtc="2026-02-10T09:16:00Z">
              <w:r w:rsidR="00234396" w:rsidDel="009B4238">
                <w:delText>S</w:delText>
              </w:r>
            </w:del>
            <w:r w:rsidR="00234396">
              <w:t>weet</w:t>
            </w:r>
            <w:ins w:id="391" w:author="Rijuta Das" w:date="2026-02-10T14:46:00Z" w16du:dateUtc="2026-02-10T09:16:00Z">
              <w:r>
                <w:t>.</w:t>
              </w:r>
            </w:ins>
          </w:p>
          <w:p w14:paraId="12F6F876" w14:textId="3B56191F" w:rsidR="00234396" w:rsidRDefault="009B4238" w:rsidP="00234396">
            <w:ins w:id="392" w:author="Rijuta Das" w:date="2026-02-10T14:46:00Z" w16du:dateUtc="2026-02-10T09:16:00Z">
              <w:r>
                <w:t>d</w:t>
              </w:r>
            </w:ins>
            <w:del w:id="393" w:author="Rijuta Das" w:date="2026-02-10T14:46:00Z" w16du:dateUtc="2026-02-10T09:16:00Z">
              <w:r w:rsidDel="009B4238">
                <w:delText>D</w:delText>
              </w:r>
            </w:del>
            <w:r w:rsidR="00234396">
              <w:t>ead</w:t>
            </w:r>
            <w:ins w:id="394" w:author="Rijuta Das" w:date="2026-02-10T14:46:00Z" w16du:dateUtc="2026-02-10T09:16:00Z">
              <w:r>
                <w:t>.</w:t>
              </w:r>
            </w:ins>
          </w:p>
        </w:tc>
        <w:tc>
          <w:tcPr>
            <w:tcW w:w="2043" w:type="dxa"/>
            <w:tcPrChange w:id="395" w:author="Rijuta Das" w:date="2026-02-10T13:54:00Z" w16du:dateUtc="2026-02-10T08:24:00Z">
              <w:tcPr>
                <w:tcW w:w="2043" w:type="dxa"/>
                <w:gridSpan w:val="2"/>
              </w:tcPr>
            </w:tcPrChange>
          </w:tcPr>
          <w:p w14:paraId="27A68A14" w14:textId="77777777" w:rsidR="00234396" w:rsidRDefault="00234396" w:rsidP="00234396">
            <w:r>
              <w:t>They sat in deafening silence.</w:t>
            </w:r>
          </w:p>
          <w:p w14:paraId="3B0BF87C" w14:textId="77777777" w:rsidR="00234396" w:rsidRDefault="00234396" w:rsidP="00234396">
            <w:r>
              <w:t>Their parting was bitter sweet.</w:t>
            </w:r>
          </w:p>
          <w:p w14:paraId="55487102" w14:textId="77777777" w:rsidR="00234396" w:rsidRDefault="00234396" w:rsidP="00234396">
            <w:r>
              <w:t>She looked like the living dead.</w:t>
            </w:r>
          </w:p>
        </w:tc>
        <w:tc>
          <w:tcPr>
            <w:tcW w:w="1501" w:type="dxa"/>
            <w:tcPrChange w:id="396" w:author="Rijuta Das" w:date="2026-02-10T13:54:00Z" w16du:dateUtc="2026-02-10T08:24:00Z">
              <w:tcPr>
                <w:tcW w:w="1456" w:type="dxa"/>
              </w:tcPr>
            </w:tcPrChange>
          </w:tcPr>
          <w:p w14:paraId="29FD02DB" w14:textId="77777777" w:rsidR="00234396" w:rsidRDefault="004F33ED" w:rsidP="00234396">
            <w:pPr>
              <w:rPr>
                <w:ins w:id="397" w:author="Rijuta Das" w:date="2026-02-10T13:57:00Z" w16du:dateUtc="2026-02-10T08:27:00Z"/>
              </w:rPr>
            </w:pPr>
            <w:ins w:id="398" w:author="Rijuta Das" w:date="2026-02-10T13:56:00Z" w16du:dateUtc="2026-02-10T08:26:00Z">
              <w:r>
                <w:t>Her</w:t>
              </w:r>
            </w:ins>
            <w:ins w:id="399" w:author="Rijuta Das" w:date="2026-02-10T13:57:00Z" w16du:dateUtc="2026-02-10T08:27:00Z">
              <w:r>
                <w:t>e, the words ‘deafening’ and ‘silence’ contradict each other in meaning.</w:t>
              </w:r>
            </w:ins>
          </w:p>
          <w:p w14:paraId="7DF637F6" w14:textId="77777777" w:rsidR="004F33ED" w:rsidRDefault="004F33ED" w:rsidP="00234396">
            <w:pPr>
              <w:rPr>
                <w:ins w:id="400" w:author="Rijuta Das" w:date="2026-02-10T13:57:00Z" w16du:dateUtc="2026-02-10T08:27:00Z"/>
              </w:rPr>
            </w:pPr>
          </w:p>
          <w:p w14:paraId="0CCD82DF" w14:textId="77777777" w:rsidR="004F33ED" w:rsidRDefault="004F33ED" w:rsidP="00234396">
            <w:pPr>
              <w:rPr>
                <w:ins w:id="401" w:author="Rijuta Das" w:date="2026-02-10T13:57:00Z" w16du:dateUtc="2026-02-10T08:27:00Z"/>
              </w:rPr>
            </w:pPr>
            <w:ins w:id="402" w:author="Rijuta Das" w:date="2026-02-10T13:57:00Z" w16du:dateUtc="2026-02-10T08:27:00Z">
              <w:r>
                <w:t>Here, the ‘bitter’ and ‘sweet’ are opposite in meaning.</w:t>
              </w:r>
            </w:ins>
          </w:p>
          <w:p w14:paraId="29CA6530" w14:textId="77777777" w:rsidR="004F33ED" w:rsidRDefault="004F33ED" w:rsidP="00234396">
            <w:pPr>
              <w:rPr>
                <w:ins w:id="403" w:author="Rijuta Das" w:date="2026-02-10T13:57:00Z" w16du:dateUtc="2026-02-10T08:27:00Z"/>
              </w:rPr>
            </w:pPr>
          </w:p>
          <w:p w14:paraId="64E40877" w14:textId="0CC6CC65" w:rsidR="004F33ED" w:rsidRDefault="004F33ED" w:rsidP="00234396">
            <w:ins w:id="404" w:author="Rijuta Das" w:date="2026-02-10T13:57:00Z" w16du:dateUtc="2026-02-10T08:27:00Z">
              <w:r>
                <w:t>Here, the words ‘living’ and ‘dead’ are in complete contrast with each other.</w:t>
              </w:r>
            </w:ins>
          </w:p>
        </w:tc>
      </w:tr>
      <w:tr w:rsidR="00234396" w14:paraId="3806BAD4" w14:textId="77653BC0" w:rsidTr="00234396">
        <w:trPr>
          <w:gridAfter w:val="3"/>
          <w:wAfter w:w="3584" w:type="dxa"/>
          <w:trPrChange w:id="405" w:author="Rijuta Das" w:date="2026-02-10T13:54:00Z" w16du:dateUtc="2026-02-10T08:24:00Z">
            <w:trPr>
              <w:gridAfter w:val="3"/>
              <w:wAfter w:w="4201" w:type="dxa"/>
            </w:trPr>
          </w:trPrChange>
        </w:trPr>
        <w:tc>
          <w:tcPr>
            <w:tcW w:w="4497" w:type="dxa"/>
            <w:tcPrChange w:id="406" w:author="Rijuta Das" w:date="2026-02-10T13:54:00Z" w16du:dateUtc="2026-02-10T08:24:00Z">
              <w:tcPr>
                <w:tcW w:w="5200" w:type="dxa"/>
                <w:gridSpan w:val="3"/>
              </w:tcPr>
            </w:tcPrChange>
          </w:tcPr>
          <w:p w14:paraId="21684408" w14:textId="77777777" w:rsidR="00234396" w:rsidRDefault="00234396" w:rsidP="00234396">
            <w:r>
              <w:t>Transferred epithet</w:t>
            </w:r>
          </w:p>
        </w:tc>
        <w:tc>
          <w:tcPr>
            <w:tcW w:w="1496" w:type="dxa"/>
            <w:tcPrChange w:id="407" w:author="Rijuta Das" w:date="2026-02-10T13:54:00Z" w16du:dateUtc="2026-02-10T08:24:00Z">
              <w:tcPr>
                <w:tcW w:w="1436" w:type="dxa"/>
                <w:gridSpan w:val="3"/>
              </w:tcPr>
            </w:tcPrChange>
          </w:tcPr>
          <w:p w14:paraId="2C041F6A" w14:textId="77777777" w:rsidR="00234396" w:rsidRDefault="00234396" w:rsidP="00234396"/>
        </w:tc>
        <w:tc>
          <w:tcPr>
            <w:tcW w:w="1456" w:type="dxa"/>
            <w:tcPrChange w:id="408" w:author="Rijuta Das" w:date="2026-02-10T13:54:00Z" w16du:dateUtc="2026-02-10T08:24:00Z">
              <w:tcPr>
                <w:tcW w:w="1456" w:type="dxa"/>
                <w:gridSpan w:val="3"/>
              </w:tcPr>
            </w:tcPrChange>
          </w:tcPr>
          <w:p w14:paraId="01B22466" w14:textId="77777777" w:rsidR="00234396" w:rsidRDefault="00234396" w:rsidP="00234396"/>
        </w:tc>
      </w:tr>
      <w:tr w:rsidR="00234396" w14:paraId="6E1A2BD2" w14:textId="30CE9257" w:rsidTr="00234396">
        <w:tblPrEx>
          <w:tblPrExChange w:id="409" w:author="Rijuta Das" w:date="2026-02-10T13:54:00Z" w16du:dateUtc="2026-02-10T08:24:00Z">
            <w:tblPrEx>
              <w:tblW w:w="12293" w:type="dxa"/>
            </w:tblPrEx>
          </w:tblPrExChange>
        </w:tblPrEx>
        <w:tc>
          <w:tcPr>
            <w:tcW w:w="4497" w:type="dxa"/>
            <w:tcPrChange w:id="410" w:author="Rijuta Das" w:date="2026-02-10T13:54:00Z" w16du:dateUtc="2026-02-10T08:24:00Z">
              <w:tcPr>
                <w:tcW w:w="4530" w:type="dxa"/>
                <w:gridSpan w:val="2"/>
              </w:tcPr>
            </w:tcPrChange>
          </w:tcPr>
          <w:p w14:paraId="753A1B46" w14:textId="77777777" w:rsidR="00234396" w:rsidRDefault="00234396" w:rsidP="00234396">
            <w:r>
              <w:t>The boy spent</w:t>
            </w:r>
          </w:p>
          <w:p w14:paraId="5135387A" w14:textId="77777777" w:rsidR="00234396" w:rsidRDefault="00234396" w:rsidP="00234396">
            <w:r>
              <w:t>They watched the</w:t>
            </w:r>
          </w:p>
          <w:p w14:paraId="01C47777" w14:textId="77777777" w:rsidR="00234396" w:rsidRDefault="00234396" w:rsidP="00234396">
            <w:r>
              <w:lastRenderedPageBreak/>
              <w:t>He worked with</w:t>
            </w:r>
          </w:p>
        </w:tc>
        <w:tc>
          <w:tcPr>
            <w:tcW w:w="1496" w:type="dxa"/>
            <w:tcPrChange w:id="411" w:author="Rijuta Das" w:date="2026-02-10T13:54:00Z" w16du:dateUtc="2026-02-10T08:24:00Z">
              <w:tcPr>
                <w:tcW w:w="1496" w:type="dxa"/>
                <w:gridSpan w:val="3"/>
              </w:tcPr>
            </w:tcPrChange>
          </w:tcPr>
          <w:p w14:paraId="6927CD38" w14:textId="313A77DE" w:rsidR="00234396" w:rsidRDefault="009B4238" w:rsidP="00234396">
            <w:ins w:id="412" w:author="Rijuta Das" w:date="2026-02-10T14:46:00Z" w16du:dateUtc="2026-02-10T09:16:00Z">
              <w:r>
                <w:lastRenderedPageBreak/>
                <w:t>s</w:t>
              </w:r>
            </w:ins>
            <w:del w:id="413" w:author="Rijuta Das" w:date="2026-02-10T14:46:00Z" w16du:dateUtc="2026-02-10T09:16:00Z">
              <w:r w:rsidR="00234396" w:rsidDel="009B4238">
                <w:delText>S</w:delText>
              </w:r>
            </w:del>
            <w:r w:rsidR="00234396">
              <w:t>leepless</w:t>
            </w:r>
          </w:p>
          <w:p w14:paraId="36F8D801" w14:textId="09BF9736" w:rsidR="00234396" w:rsidRDefault="009B4238" w:rsidP="00234396">
            <w:ins w:id="414" w:author="Rijuta Das" w:date="2026-02-10T14:46:00Z" w16du:dateUtc="2026-02-10T09:16:00Z">
              <w:r>
                <w:t>a</w:t>
              </w:r>
            </w:ins>
            <w:del w:id="415" w:author="Rijuta Das" w:date="2026-02-10T14:46:00Z" w16du:dateUtc="2026-02-10T09:16:00Z">
              <w:r w:rsidR="00234396" w:rsidDel="009B4238">
                <w:delText>A</w:delText>
              </w:r>
            </w:del>
            <w:r w:rsidR="00234396">
              <w:t>ngry</w:t>
            </w:r>
          </w:p>
          <w:p w14:paraId="0383761C" w14:textId="77777777" w:rsidR="00234396" w:rsidRDefault="00234396" w:rsidP="00234396">
            <w:r>
              <w:lastRenderedPageBreak/>
              <w:t>anxious</w:t>
            </w:r>
          </w:p>
        </w:tc>
        <w:tc>
          <w:tcPr>
            <w:tcW w:w="1496" w:type="dxa"/>
            <w:gridSpan w:val="2"/>
            <w:tcPrChange w:id="416" w:author="Rijuta Das" w:date="2026-02-10T13:54:00Z" w16du:dateUtc="2026-02-10T08:24:00Z">
              <w:tcPr>
                <w:tcW w:w="1496" w:type="dxa"/>
                <w:gridSpan w:val="3"/>
              </w:tcPr>
            </w:tcPrChange>
          </w:tcPr>
          <w:p w14:paraId="6556B82E" w14:textId="4325840C" w:rsidR="00234396" w:rsidRDefault="009B4238" w:rsidP="00234396">
            <w:ins w:id="417" w:author="Rijuta Das" w:date="2026-02-10T14:46:00Z" w16du:dateUtc="2026-02-10T09:16:00Z">
              <w:r>
                <w:lastRenderedPageBreak/>
                <w:t>n</w:t>
              </w:r>
            </w:ins>
            <w:del w:id="418" w:author="Rijuta Das" w:date="2026-02-10T14:46:00Z" w16du:dateUtc="2026-02-10T09:16:00Z">
              <w:r w:rsidR="00234396" w:rsidDel="009B4238">
                <w:delText>N</w:delText>
              </w:r>
            </w:del>
            <w:r w:rsidR="00234396">
              <w:t>ight</w:t>
            </w:r>
            <w:ins w:id="419" w:author="Rijuta Das" w:date="2026-02-10T14:46:00Z" w16du:dateUtc="2026-02-10T09:16:00Z">
              <w:r w:rsidR="0036117E">
                <w:t>.</w:t>
              </w:r>
            </w:ins>
          </w:p>
          <w:p w14:paraId="4AE4BCC3" w14:textId="394C5464" w:rsidR="00234396" w:rsidRDefault="009B4238" w:rsidP="00234396">
            <w:ins w:id="420" w:author="Rijuta Das" w:date="2026-02-10T14:46:00Z" w16du:dateUtc="2026-02-10T09:16:00Z">
              <w:r>
                <w:t>s</w:t>
              </w:r>
            </w:ins>
            <w:del w:id="421" w:author="Rijuta Das" w:date="2026-02-10T14:46:00Z" w16du:dateUtc="2026-02-10T09:16:00Z">
              <w:r w:rsidR="00234396" w:rsidDel="009B4238">
                <w:delText>S</w:delText>
              </w:r>
            </w:del>
            <w:r w:rsidR="00234396">
              <w:t>ky</w:t>
            </w:r>
            <w:ins w:id="422" w:author="Rijuta Das" w:date="2026-02-10T14:46:00Z" w16du:dateUtc="2026-02-10T09:16:00Z">
              <w:r w:rsidR="0036117E">
                <w:t>.</w:t>
              </w:r>
            </w:ins>
          </w:p>
          <w:p w14:paraId="442A6EF0" w14:textId="2BC1DF13" w:rsidR="00234396" w:rsidRDefault="0036117E" w:rsidP="00234396">
            <w:ins w:id="423" w:author="Rijuta Das" w:date="2026-02-10T14:46:00Z" w16du:dateUtc="2026-02-10T09:16:00Z">
              <w:r>
                <w:lastRenderedPageBreak/>
                <w:t>f</w:t>
              </w:r>
            </w:ins>
            <w:del w:id="424" w:author="Rijuta Das" w:date="2026-02-10T14:46:00Z" w16du:dateUtc="2026-02-10T09:16:00Z">
              <w:r w:rsidDel="0036117E">
                <w:delText>F</w:delText>
              </w:r>
            </w:del>
            <w:r w:rsidR="00234396">
              <w:t>ingers</w:t>
            </w:r>
            <w:ins w:id="425" w:author="Rijuta Das" w:date="2026-02-10T14:46:00Z" w16du:dateUtc="2026-02-10T09:16:00Z">
              <w:r>
                <w:t>.</w:t>
              </w:r>
            </w:ins>
          </w:p>
        </w:tc>
        <w:tc>
          <w:tcPr>
            <w:tcW w:w="2043" w:type="dxa"/>
            <w:tcPrChange w:id="426" w:author="Rijuta Das" w:date="2026-02-10T13:54:00Z" w16du:dateUtc="2026-02-10T08:24:00Z">
              <w:tcPr>
                <w:tcW w:w="2043" w:type="dxa"/>
                <w:gridSpan w:val="2"/>
              </w:tcPr>
            </w:tcPrChange>
          </w:tcPr>
          <w:p w14:paraId="2AEECED2" w14:textId="77777777" w:rsidR="00234396" w:rsidRDefault="00234396" w:rsidP="00234396">
            <w:r>
              <w:lastRenderedPageBreak/>
              <w:t>The boy spent sleepless night.</w:t>
            </w:r>
          </w:p>
          <w:p w14:paraId="26811BC4" w14:textId="77777777" w:rsidR="00234396" w:rsidRDefault="00234396" w:rsidP="00234396">
            <w:r>
              <w:lastRenderedPageBreak/>
              <w:t>They watched the angry sky.</w:t>
            </w:r>
          </w:p>
          <w:p w14:paraId="42130100" w14:textId="77777777" w:rsidR="00234396" w:rsidRDefault="00234396" w:rsidP="00234396">
            <w:r>
              <w:t>He worked with anxious fingers.</w:t>
            </w:r>
          </w:p>
        </w:tc>
        <w:tc>
          <w:tcPr>
            <w:tcW w:w="1501" w:type="dxa"/>
            <w:tcPrChange w:id="427" w:author="Rijuta Das" w:date="2026-02-10T13:54:00Z" w16du:dateUtc="2026-02-10T08:24:00Z">
              <w:tcPr>
                <w:tcW w:w="1456" w:type="dxa"/>
              </w:tcPr>
            </w:tcPrChange>
          </w:tcPr>
          <w:p w14:paraId="48D11F2B" w14:textId="77777777" w:rsidR="00234396" w:rsidRDefault="002F65D1" w:rsidP="00234396">
            <w:pPr>
              <w:rPr>
                <w:ins w:id="428" w:author="Rijuta Das" w:date="2026-02-10T13:58:00Z" w16du:dateUtc="2026-02-10T08:28:00Z"/>
              </w:rPr>
            </w:pPr>
            <w:ins w:id="429" w:author="Rijuta Das" w:date="2026-02-10T13:57:00Z" w16du:dateUtc="2026-02-10T08:27:00Z">
              <w:r>
                <w:lastRenderedPageBreak/>
                <w:t xml:space="preserve">Here, the quality </w:t>
              </w:r>
            </w:ins>
            <w:ins w:id="430" w:author="Rijuta Das" w:date="2026-02-10T13:58:00Z" w16du:dateUtc="2026-02-10T08:28:00Z">
              <w:r>
                <w:t xml:space="preserve">of </w:t>
              </w:r>
              <w:r>
                <w:lastRenderedPageBreak/>
                <w:t>sleeplessness has been transferred. It is the boy who is sleep deprived rather than the night.</w:t>
              </w:r>
            </w:ins>
          </w:p>
          <w:p w14:paraId="5148B637" w14:textId="77777777" w:rsidR="002F65D1" w:rsidRDefault="002F65D1" w:rsidP="00234396">
            <w:pPr>
              <w:rPr>
                <w:ins w:id="431" w:author="Rijuta Das" w:date="2026-02-10T13:58:00Z" w16du:dateUtc="2026-02-10T08:28:00Z"/>
              </w:rPr>
            </w:pPr>
          </w:p>
          <w:p w14:paraId="236F90F2" w14:textId="35A88D9C" w:rsidR="002F65D1" w:rsidRDefault="002F65D1" w:rsidP="00234396">
            <w:pPr>
              <w:rPr>
                <w:ins w:id="432" w:author="Rijuta Das" w:date="2026-02-10T13:58:00Z" w16du:dateUtc="2026-02-10T08:28:00Z"/>
              </w:rPr>
            </w:pPr>
            <w:ins w:id="433" w:author="Rijuta Das" w:date="2026-02-10T13:58:00Z" w16du:dateUtc="2026-02-10T08:28:00Z">
              <w:r>
                <w:t>Here, the quality of anger</w:t>
              </w:r>
              <w:r w:rsidR="00DA6D4B">
                <w:t xml:space="preserve"> has been transferred. The sky cannot feel angry but </w:t>
              </w:r>
            </w:ins>
            <w:ins w:id="434" w:author="Rijuta Das" w:date="2026-02-10T13:59:00Z" w16du:dateUtc="2026-02-10T08:29:00Z">
              <w:r w:rsidR="00DA6D4B">
                <w:t>during</w:t>
              </w:r>
            </w:ins>
            <w:ins w:id="435" w:author="Rijuta Das" w:date="2026-02-10T13:58:00Z" w16du:dateUtc="2026-02-10T08:28:00Z">
              <w:r w:rsidR="00DA6D4B">
                <w:t xml:space="preserve"> a storm can look angry.</w:t>
              </w:r>
            </w:ins>
          </w:p>
          <w:p w14:paraId="15173F30" w14:textId="77777777" w:rsidR="00DA6D4B" w:rsidRDefault="00DA6D4B" w:rsidP="00234396">
            <w:pPr>
              <w:rPr>
                <w:ins w:id="436" w:author="Rijuta Das" w:date="2026-02-10T13:58:00Z" w16du:dateUtc="2026-02-10T08:28:00Z"/>
              </w:rPr>
            </w:pPr>
          </w:p>
          <w:p w14:paraId="2F92E0C8" w14:textId="6810CA2F" w:rsidR="00DA6D4B" w:rsidRDefault="00DA6D4B" w:rsidP="00234396">
            <w:ins w:id="437" w:author="Rijuta Das" w:date="2026-02-10T13:58:00Z" w16du:dateUtc="2026-02-10T08:28:00Z">
              <w:r>
                <w:t xml:space="preserve">Here, </w:t>
              </w:r>
            </w:ins>
            <w:ins w:id="438" w:author="Rijuta Das" w:date="2026-02-10T13:59:00Z" w16du:dateUtc="2026-02-10T08:29:00Z">
              <w:r>
                <w:t>the fingers are not anxious but the person working with him.</w:t>
              </w:r>
            </w:ins>
          </w:p>
        </w:tc>
      </w:tr>
      <w:tr w:rsidR="00234396" w14:paraId="6DE088D4" w14:textId="266F0FC0" w:rsidTr="00234396">
        <w:trPr>
          <w:gridAfter w:val="3"/>
          <w:wAfter w:w="3584" w:type="dxa"/>
          <w:trPrChange w:id="439" w:author="Rijuta Das" w:date="2026-02-10T13:54:00Z" w16du:dateUtc="2026-02-10T08:24:00Z">
            <w:trPr>
              <w:gridAfter w:val="3"/>
              <w:wAfter w:w="4201" w:type="dxa"/>
            </w:trPr>
          </w:trPrChange>
        </w:trPr>
        <w:tc>
          <w:tcPr>
            <w:tcW w:w="4497" w:type="dxa"/>
            <w:tcPrChange w:id="440" w:author="Rijuta Das" w:date="2026-02-10T13:54:00Z" w16du:dateUtc="2026-02-10T08:24:00Z">
              <w:tcPr>
                <w:tcW w:w="5200" w:type="dxa"/>
                <w:gridSpan w:val="3"/>
              </w:tcPr>
            </w:tcPrChange>
          </w:tcPr>
          <w:p w14:paraId="7D101AC9" w14:textId="77777777" w:rsidR="00234396" w:rsidRDefault="00234396" w:rsidP="00234396">
            <w:r>
              <w:lastRenderedPageBreak/>
              <w:t>Tautology</w:t>
            </w:r>
          </w:p>
        </w:tc>
        <w:tc>
          <w:tcPr>
            <w:tcW w:w="1496" w:type="dxa"/>
            <w:tcPrChange w:id="441" w:author="Rijuta Das" w:date="2026-02-10T13:54:00Z" w16du:dateUtc="2026-02-10T08:24:00Z">
              <w:tcPr>
                <w:tcW w:w="1436" w:type="dxa"/>
                <w:gridSpan w:val="3"/>
              </w:tcPr>
            </w:tcPrChange>
          </w:tcPr>
          <w:p w14:paraId="17BE0E13" w14:textId="77777777" w:rsidR="00234396" w:rsidRDefault="00234396" w:rsidP="00234396"/>
        </w:tc>
        <w:tc>
          <w:tcPr>
            <w:tcW w:w="1456" w:type="dxa"/>
            <w:tcPrChange w:id="442" w:author="Rijuta Das" w:date="2026-02-10T13:54:00Z" w16du:dateUtc="2026-02-10T08:24:00Z">
              <w:tcPr>
                <w:tcW w:w="1456" w:type="dxa"/>
                <w:gridSpan w:val="3"/>
              </w:tcPr>
            </w:tcPrChange>
          </w:tcPr>
          <w:p w14:paraId="0DBBFA77" w14:textId="77777777" w:rsidR="00234396" w:rsidRDefault="00234396" w:rsidP="00234396"/>
        </w:tc>
      </w:tr>
      <w:tr w:rsidR="00234396" w14:paraId="5961EEC5" w14:textId="49D7AF55" w:rsidTr="00234396">
        <w:tblPrEx>
          <w:tblPrExChange w:id="443" w:author="Rijuta Das" w:date="2026-02-10T13:54:00Z" w16du:dateUtc="2026-02-10T08:24:00Z">
            <w:tblPrEx>
              <w:tblW w:w="12293" w:type="dxa"/>
            </w:tblPrEx>
          </w:tblPrExChange>
        </w:tblPrEx>
        <w:tc>
          <w:tcPr>
            <w:tcW w:w="4497" w:type="dxa"/>
            <w:tcPrChange w:id="444" w:author="Rijuta Das" w:date="2026-02-10T13:54:00Z" w16du:dateUtc="2026-02-10T08:24:00Z">
              <w:tcPr>
                <w:tcW w:w="4530" w:type="dxa"/>
                <w:gridSpan w:val="2"/>
              </w:tcPr>
            </w:tcPrChange>
          </w:tcPr>
          <w:p w14:paraId="59EE17F0" w14:textId="77777777" w:rsidR="00234396" w:rsidRDefault="00234396" w:rsidP="00234396">
            <w:r>
              <w:t>The company offered a</w:t>
            </w:r>
          </w:p>
          <w:p w14:paraId="1E1933D2" w14:textId="77777777" w:rsidR="00234396" w:rsidRDefault="00234396" w:rsidP="00234396">
            <w:r>
              <w:t>The experiment had</w:t>
            </w:r>
          </w:p>
          <w:p w14:paraId="47E5CCC4" w14:textId="77777777" w:rsidR="00234396" w:rsidRDefault="00234396" w:rsidP="00234396">
            <w:r>
              <w:lastRenderedPageBreak/>
              <w:t>Her promotion came as an</w:t>
            </w:r>
          </w:p>
          <w:p w14:paraId="55ED4DFF" w14:textId="77777777" w:rsidR="00234396" w:rsidRDefault="00234396" w:rsidP="00234396"/>
        </w:tc>
        <w:tc>
          <w:tcPr>
            <w:tcW w:w="1496" w:type="dxa"/>
            <w:tcPrChange w:id="445" w:author="Rijuta Das" w:date="2026-02-10T13:54:00Z" w16du:dateUtc="2026-02-10T08:24:00Z">
              <w:tcPr>
                <w:tcW w:w="1496" w:type="dxa"/>
                <w:gridSpan w:val="3"/>
              </w:tcPr>
            </w:tcPrChange>
          </w:tcPr>
          <w:p w14:paraId="0BD624D4" w14:textId="77777777" w:rsidR="00234396" w:rsidRDefault="00234396" w:rsidP="00234396">
            <w:r>
              <w:lastRenderedPageBreak/>
              <w:t>free gift</w:t>
            </w:r>
          </w:p>
          <w:p w14:paraId="314F8FCA" w14:textId="77777777" w:rsidR="00234396" w:rsidRDefault="00234396" w:rsidP="00234396">
            <w:r>
              <w:t>end results</w:t>
            </w:r>
          </w:p>
          <w:p w14:paraId="544C09C1" w14:textId="77777777" w:rsidR="00234396" w:rsidRDefault="00234396" w:rsidP="00234396">
            <w:r>
              <w:lastRenderedPageBreak/>
              <w:t>unexpected surprise</w:t>
            </w:r>
          </w:p>
        </w:tc>
        <w:tc>
          <w:tcPr>
            <w:tcW w:w="1496" w:type="dxa"/>
            <w:gridSpan w:val="2"/>
            <w:tcPrChange w:id="446" w:author="Rijuta Das" w:date="2026-02-10T13:54:00Z" w16du:dateUtc="2026-02-10T08:24:00Z">
              <w:tcPr>
                <w:tcW w:w="1496" w:type="dxa"/>
                <w:gridSpan w:val="3"/>
              </w:tcPr>
            </w:tcPrChange>
          </w:tcPr>
          <w:p w14:paraId="041F14FF" w14:textId="0FD615D0" w:rsidR="00234396" w:rsidRDefault="00234396" w:rsidP="00234396">
            <w:r>
              <w:lastRenderedPageBreak/>
              <w:t>to every employee</w:t>
            </w:r>
            <w:ins w:id="447" w:author="Rijuta Das" w:date="2026-02-10T14:46:00Z" w16du:dateUtc="2026-02-10T09:16:00Z">
              <w:r w:rsidR="0036117E">
                <w:t>.</w:t>
              </w:r>
            </w:ins>
          </w:p>
          <w:p w14:paraId="377532FC" w14:textId="77777777" w:rsidR="00234396" w:rsidRDefault="00234396" w:rsidP="00234396">
            <w:r>
              <w:lastRenderedPageBreak/>
              <w:t>that surprised everyone.</w:t>
            </w:r>
          </w:p>
          <w:p w14:paraId="2631B7CD" w14:textId="0E772007" w:rsidR="00234396" w:rsidRDefault="00234396" w:rsidP="00234396">
            <w:r>
              <w:t>to the team</w:t>
            </w:r>
            <w:ins w:id="448" w:author="Rijuta Das" w:date="2026-02-10T14:46:00Z" w16du:dateUtc="2026-02-10T09:16:00Z">
              <w:r w:rsidR="0036117E">
                <w:t>.</w:t>
              </w:r>
            </w:ins>
          </w:p>
        </w:tc>
        <w:tc>
          <w:tcPr>
            <w:tcW w:w="2043" w:type="dxa"/>
            <w:tcPrChange w:id="449" w:author="Rijuta Das" w:date="2026-02-10T13:54:00Z" w16du:dateUtc="2026-02-10T08:24:00Z">
              <w:tcPr>
                <w:tcW w:w="2043" w:type="dxa"/>
                <w:gridSpan w:val="2"/>
              </w:tcPr>
            </w:tcPrChange>
          </w:tcPr>
          <w:p w14:paraId="5C650D89" w14:textId="77777777" w:rsidR="00234396" w:rsidRDefault="00234396" w:rsidP="00234396">
            <w:r>
              <w:lastRenderedPageBreak/>
              <w:t xml:space="preserve">The company offered a free gift </w:t>
            </w:r>
            <w:r>
              <w:lastRenderedPageBreak/>
              <w:t>to every employee.</w:t>
            </w:r>
          </w:p>
          <w:p w14:paraId="2BC52759" w14:textId="77777777" w:rsidR="00234396" w:rsidRDefault="00234396" w:rsidP="00234396">
            <w:r>
              <w:t>The experiment had end results that surprised everyone</w:t>
            </w:r>
          </w:p>
          <w:p w14:paraId="45834E5C" w14:textId="77777777" w:rsidR="00234396" w:rsidRDefault="00234396" w:rsidP="00234396">
            <w:r>
              <w:t>Her promotion came as an unexpected surprise to the team.</w:t>
            </w:r>
          </w:p>
        </w:tc>
        <w:tc>
          <w:tcPr>
            <w:tcW w:w="1501" w:type="dxa"/>
            <w:tcPrChange w:id="450" w:author="Rijuta Das" w:date="2026-02-10T13:54:00Z" w16du:dateUtc="2026-02-10T08:24:00Z">
              <w:tcPr>
                <w:tcW w:w="1456" w:type="dxa"/>
              </w:tcPr>
            </w:tcPrChange>
          </w:tcPr>
          <w:p w14:paraId="53735F9D" w14:textId="77777777" w:rsidR="00234396" w:rsidRDefault="007B2FF3" w:rsidP="00234396">
            <w:pPr>
              <w:rPr>
                <w:ins w:id="451" w:author="Rijuta Das" w:date="2026-02-10T14:00:00Z" w16du:dateUtc="2026-02-10T08:30:00Z"/>
              </w:rPr>
            </w:pPr>
            <w:ins w:id="452" w:author="Rijuta Das" w:date="2026-02-10T13:59:00Z" w16du:dateUtc="2026-02-10T08:29:00Z">
              <w:r>
                <w:lastRenderedPageBreak/>
                <w:t>G</w:t>
              </w:r>
              <w:r w:rsidR="00DA6D4B">
                <w:t>ift</w:t>
              </w:r>
              <w:r>
                <w:t xml:space="preserve"> </w:t>
              </w:r>
            </w:ins>
            <w:ins w:id="453" w:author="Rijuta Das" w:date="2026-02-10T14:00:00Z" w16du:dateUtc="2026-02-10T08:30:00Z">
              <w:r w:rsidR="00C71D01">
                <w:t xml:space="preserve">by definition is </w:t>
              </w:r>
              <w:r w:rsidR="00C71D01">
                <w:lastRenderedPageBreak/>
                <w:t>free. So the phrasing is redundant here.</w:t>
              </w:r>
            </w:ins>
          </w:p>
          <w:p w14:paraId="046CC1C2" w14:textId="77777777" w:rsidR="00C71D01" w:rsidRDefault="00C71D01" w:rsidP="00234396">
            <w:pPr>
              <w:rPr>
                <w:ins w:id="454" w:author="Rijuta Das" w:date="2026-02-10T14:00:00Z" w16du:dateUtc="2026-02-10T08:30:00Z"/>
              </w:rPr>
            </w:pPr>
          </w:p>
          <w:p w14:paraId="3F53871F" w14:textId="77777777" w:rsidR="00C71D01" w:rsidRDefault="00C71D01" w:rsidP="00234396">
            <w:pPr>
              <w:rPr>
                <w:ins w:id="455" w:author="Rijuta Das" w:date="2026-02-10T14:00:00Z" w16du:dateUtc="2026-02-10T08:30:00Z"/>
              </w:rPr>
            </w:pPr>
            <w:ins w:id="456" w:author="Rijuta Das" w:date="2026-02-10T14:00:00Z" w16du:dateUtc="2026-02-10T08:30:00Z">
              <w:r>
                <w:t>Results by definition mean an end</w:t>
              </w:r>
              <w:r w:rsidR="001A142E">
                <w:t>. So, the phrasing is redundant.</w:t>
              </w:r>
            </w:ins>
          </w:p>
          <w:p w14:paraId="22F68980" w14:textId="77777777" w:rsidR="001A142E" w:rsidRDefault="001A142E" w:rsidP="00234396">
            <w:pPr>
              <w:rPr>
                <w:ins w:id="457" w:author="Rijuta Das" w:date="2026-02-10T14:00:00Z" w16du:dateUtc="2026-02-10T08:30:00Z"/>
              </w:rPr>
            </w:pPr>
          </w:p>
          <w:p w14:paraId="5583FE63" w14:textId="1796D703" w:rsidR="001A142E" w:rsidRDefault="001A142E" w:rsidP="00234396">
            <w:ins w:id="458" w:author="Rijuta Das" w:date="2026-02-10T14:00:00Z" w16du:dateUtc="2026-02-10T08:30:00Z">
              <w:r>
                <w:t>‘Une</w:t>
              </w:r>
            </w:ins>
            <w:ins w:id="459" w:author="Rijuta Das" w:date="2026-02-10T14:01:00Z" w16du:dateUtc="2026-02-10T08:31:00Z">
              <w:r>
                <w:t>xpected’ and ‘surprise’ are very similar in meaning so the use of both the words is repetitive and redundant.</w:t>
              </w:r>
            </w:ins>
          </w:p>
        </w:tc>
      </w:tr>
    </w:tbl>
    <w:p w14:paraId="1BCFDCED" w14:textId="77777777" w:rsidR="00590F0B" w:rsidRDefault="00590F0B"/>
    <w:sectPr w:rsidR="00590F0B" w:rsidSect="001177D8">
      <w:footerReference w:type="even" r:id="rId19"/>
      <w:footerReference w:type="default" r:id="rId20"/>
      <w:footerReference w:type="first" r:id="rId21"/>
      <w:pgSz w:w="16838" w:h="11906" w:orient="landscape"/>
      <w:pgMar w:top="1440" w:right="1440" w:bottom="1440" w:left="1440" w:header="708" w:footer="708" w:gutter="0"/>
      <w:cols w:space="708"/>
      <w:docGrid w:linePitch="360"/>
      <w:sectPrChange w:id="460" w:author="Rijuta Das" w:date="2026-02-10T13:50:00Z" w16du:dateUtc="2026-02-10T08:20:00Z">
        <w:sectPr w:rsidR="00590F0B" w:rsidSect="001177D8">
          <w:pgSz w:w="11906" w:h="16838" w:orient="portrait"/>
          <w:pgMar w:top="1440" w:right="1440" w:bottom="1440" w:left="1440" w:header="708" w:footer="708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Deepa Balagopalan" w:date="2026-01-29T07:16:00Z" w:initials="DB">
    <w:p w14:paraId="57C57597" w14:textId="77777777" w:rsidR="007C500D" w:rsidRDefault="007C500D" w:rsidP="007C500D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Please don’t keep the explanation text in all caps. Graphics might assume that is how it is needed.</w:t>
      </w:r>
    </w:p>
  </w:comment>
  <w:comment w:id="0" w:author="Deepa Balagopalan" w:date="2026-01-29T07:24:00Z" w:initials="DB">
    <w:p w14:paraId="679462C0" w14:textId="77777777" w:rsidR="00F85C3D" w:rsidRDefault="00F85C3D" w:rsidP="00F85C3D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I like Launch Builder</w:t>
      </w:r>
    </w:p>
  </w:comment>
  <w:comment w:id="2" w:author="Deepa Balagopalan" w:date="2026-01-29T07:27:00Z" w:initials="DB">
    <w:p w14:paraId="0911132D" w14:textId="77777777" w:rsidR="0091133C" w:rsidRDefault="0091133C" w:rsidP="0091133C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Won’t ‘stood up’ and ‘gave a shout’ be highlighted?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C57597" w15:done="1"/>
  <w15:commentEx w15:paraId="679462C0" w15:done="1"/>
  <w15:commentEx w15:paraId="0911132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FB94664" w16cex:dateUtc="2026-01-29T01:46:00Z"/>
  <w16cex:commentExtensible w16cex:durableId="6BBE498F" w16cex:dateUtc="2026-01-29T01:54:00Z"/>
  <w16cex:commentExtensible w16cex:durableId="05709103" w16cex:dateUtc="2026-01-29T01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C57597" w16cid:durableId="2FB94664"/>
  <w16cid:commentId w16cid:paraId="679462C0" w16cid:durableId="6BBE498F"/>
  <w16cid:commentId w16cid:paraId="0911132D" w16cid:durableId="057091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A7BF2" w14:textId="77777777" w:rsidR="007B3808" w:rsidRDefault="007B3808" w:rsidP="006A6975">
      <w:pPr>
        <w:spacing w:after="0" w:line="240" w:lineRule="auto"/>
      </w:pPr>
      <w:r>
        <w:separator/>
      </w:r>
    </w:p>
  </w:endnote>
  <w:endnote w:type="continuationSeparator" w:id="0">
    <w:p w14:paraId="75FBA919" w14:textId="77777777" w:rsidR="007B3808" w:rsidRDefault="007B3808" w:rsidP="006A6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5833D" w14:textId="7AF68B6A" w:rsidR="006A6975" w:rsidRDefault="006A697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F4F4DDA" wp14:editId="48538D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8085" cy="370205"/>
              <wp:effectExtent l="0" t="0" r="12065" b="0"/>
              <wp:wrapNone/>
              <wp:docPr id="1048955351" name="Text Box 2" descr="Confidential – Defaul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80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A02234" w14:textId="2C4D0969" w:rsidR="006A6975" w:rsidRPr="006A6975" w:rsidRDefault="006A6975" w:rsidP="006A697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697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Default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4F4DD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onfidential – Default" style="position:absolute;margin-left:0;margin-top:0;width:93.55pt;height:29.1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" filled="f" stroked="f">
              <v:textbox style="mso-fit-shape-to-text:t" inset="0,0,0,15pt">
                <w:txbxContent>
                  <w:p w14:paraId="3AA02234" w14:textId="2C4D0969" w:rsidR="006A6975" w:rsidRPr="006A6975" w:rsidRDefault="006A6975" w:rsidP="006A697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A697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– Default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814DF" w14:textId="11288DDB" w:rsidR="006A6975" w:rsidRDefault="006A697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BD6C467" wp14:editId="267E550D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8085" cy="370205"/>
              <wp:effectExtent l="0" t="0" r="12065" b="0"/>
              <wp:wrapNone/>
              <wp:docPr id="54327382" name="Text Box 3" descr="Confidential – Defaul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80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979B04" w14:textId="52229569" w:rsidR="006A6975" w:rsidRPr="006A6975" w:rsidRDefault="006A6975" w:rsidP="006A697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697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Default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D6C46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Confidential – Default" style="position:absolute;margin-left:0;margin-top:0;width:93.55pt;height:29.1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" filled="f" stroked="f">
              <v:textbox style="mso-fit-shape-to-text:t" inset="0,0,0,15pt">
                <w:txbxContent>
                  <w:p w14:paraId="0B979B04" w14:textId="52229569" w:rsidR="006A6975" w:rsidRPr="006A6975" w:rsidRDefault="006A6975" w:rsidP="006A697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A697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– Default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EE408" w14:textId="7F2AA66C" w:rsidR="006A6975" w:rsidRDefault="006A697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3F7499" wp14:editId="5010AAE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8085" cy="370205"/>
              <wp:effectExtent l="0" t="0" r="12065" b="0"/>
              <wp:wrapNone/>
              <wp:docPr id="1681800895" name="Text Box 1" descr="Confidential – Defaul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80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D3A0C1" w14:textId="7CCAD1CB" w:rsidR="006A6975" w:rsidRPr="006A6975" w:rsidRDefault="006A6975" w:rsidP="006A697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697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Default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3F74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– Default" style="position:absolute;margin-left:0;margin-top:0;width:93.5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" filled="f" stroked="f">
              <v:textbox style="mso-fit-shape-to-text:t" inset="0,0,0,15pt">
                <w:txbxContent>
                  <w:p w14:paraId="27D3A0C1" w14:textId="7CCAD1CB" w:rsidR="006A6975" w:rsidRPr="006A6975" w:rsidRDefault="006A6975" w:rsidP="006A697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A697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– Default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9F281" w14:textId="77777777" w:rsidR="007B3808" w:rsidRDefault="007B3808" w:rsidP="006A6975">
      <w:pPr>
        <w:spacing w:after="0" w:line="240" w:lineRule="auto"/>
      </w:pPr>
      <w:r>
        <w:separator/>
      </w:r>
    </w:p>
  </w:footnote>
  <w:footnote w:type="continuationSeparator" w:id="0">
    <w:p w14:paraId="7A2D95BD" w14:textId="77777777" w:rsidR="007B3808" w:rsidRDefault="007B3808" w:rsidP="006A69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63CB6"/>
    <w:multiLevelType w:val="hybridMultilevel"/>
    <w:tmpl w:val="AB708A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62319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a Balagopalan">
    <w15:presenceInfo w15:providerId="AD" w15:userId="S::deepab@tataclassedge.com::c817fef3-ed38-4934-bca6-a5efbe5140aa"/>
  </w15:person>
  <w15:person w15:author="Rijuta Das">
    <w15:presenceInfo w15:providerId="AD" w15:userId="S::RijutaD@tataclassedge.com::3fcdbc3e-0973-4827-b2dd-16a39959c0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C4"/>
    <w:rsid w:val="00050067"/>
    <w:rsid w:val="0005634E"/>
    <w:rsid w:val="0008022F"/>
    <w:rsid w:val="000812BD"/>
    <w:rsid w:val="000A41B7"/>
    <w:rsid w:val="000A575A"/>
    <w:rsid w:val="000D0312"/>
    <w:rsid w:val="000F3D4C"/>
    <w:rsid w:val="0010165C"/>
    <w:rsid w:val="001120ED"/>
    <w:rsid w:val="001177D8"/>
    <w:rsid w:val="001309DA"/>
    <w:rsid w:val="0015545E"/>
    <w:rsid w:val="001A142E"/>
    <w:rsid w:val="001B3206"/>
    <w:rsid w:val="001E05DC"/>
    <w:rsid w:val="00211CBC"/>
    <w:rsid w:val="00234396"/>
    <w:rsid w:val="00234F8B"/>
    <w:rsid w:val="00244C9D"/>
    <w:rsid w:val="00263E48"/>
    <w:rsid w:val="00264C18"/>
    <w:rsid w:val="002809A2"/>
    <w:rsid w:val="002B1867"/>
    <w:rsid w:val="002F65D1"/>
    <w:rsid w:val="00323211"/>
    <w:rsid w:val="003373D9"/>
    <w:rsid w:val="0036117E"/>
    <w:rsid w:val="00386CE5"/>
    <w:rsid w:val="003A39EB"/>
    <w:rsid w:val="003B37AD"/>
    <w:rsid w:val="003D1E96"/>
    <w:rsid w:val="003D2B37"/>
    <w:rsid w:val="00417DEB"/>
    <w:rsid w:val="004248BE"/>
    <w:rsid w:val="00444516"/>
    <w:rsid w:val="00446791"/>
    <w:rsid w:val="00452947"/>
    <w:rsid w:val="004641EA"/>
    <w:rsid w:val="00492FD4"/>
    <w:rsid w:val="004A002C"/>
    <w:rsid w:val="004C2549"/>
    <w:rsid w:val="004D398C"/>
    <w:rsid w:val="004D6372"/>
    <w:rsid w:val="004E7750"/>
    <w:rsid w:val="004F33ED"/>
    <w:rsid w:val="00562DF8"/>
    <w:rsid w:val="00590F0B"/>
    <w:rsid w:val="005C455C"/>
    <w:rsid w:val="005D6A63"/>
    <w:rsid w:val="00642A79"/>
    <w:rsid w:val="00661D03"/>
    <w:rsid w:val="006A6975"/>
    <w:rsid w:val="006B5CF8"/>
    <w:rsid w:val="006C2BE2"/>
    <w:rsid w:val="006D4953"/>
    <w:rsid w:val="006E7A28"/>
    <w:rsid w:val="00730F3A"/>
    <w:rsid w:val="0073132E"/>
    <w:rsid w:val="0075644F"/>
    <w:rsid w:val="00772182"/>
    <w:rsid w:val="007B2FF3"/>
    <w:rsid w:val="007B3808"/>
    <w:rsid w:val="007C0A67"/>
    <w:rsid w:val="007C500D"/>
    <w:rsid w:val="00826432"/>
    <w:rsid w:val="0085246A"/>
    <w:rsid w:val="008716E0"/>
    <w:rsid w:val="00877BBA"/>
    <w:rsid w:val="00894911"/>
    <w:rsid w:val="008C1A00"/>
    <w:rsid w:val="008D3EC5"/>
    <w:rsid w:val="00906639"/>
    <w:rsid w:val="00906745"/>
    <w:rsid w:val="0091133C"/>
    <w:rsid w:val="00920D91"/>
    <w:rsid w:val="00984AE8"/>
    <w:rsid w:val="00996FD5"/>
    <w:rsid w:val="009A0320"/>
    <w:rsid w:val="009B4238"/>
    <w:rsid w:val="009C242B"/>
    <w:rsid w:val="009D3065"/>
    <w:rsid w:val="009E3B42"/>
    <w:rsid w:val="009F6695"/>
    <w:rsid w:val="00A0057C"/>
    <w:rsid w:val="00A24424"/>
    <w:rsid w:val="00A2787C"/>
    <w:rsid w:val="00A53E86"/>
    <w:rsid w:val="00A6701F"/>
    <w:rsid w:val="00A71D09"/>
    <w:rsid w:val="00A92BE3"/>
    <w:rsid w:val="00A93FC4"/>
    <w:rsid w:val="00A94CDE"/>
    <w:rsid w:val="00A968F6"/>
    <w:rsid w:val="00AB2181"/>
    <w:rsid w:val="00B26B7F"/>
    <w:rsid w:val="00B44970"/>
    <w:rsid w:val="00B535C0"/>
    <w:rsid w:val="00B943E4"/>
    <w:rsid w:val="00C02BEA"/>
    <w:rsid w:val="00C20E89"/>
    <w:rsid w:val="00C23011"/>
    <w:rsid w:val="00C3124E"/>
    <w:rsid w:val="00C338B3"/>
    <w:rsid w:val="00C46462"/>
    <w:rsid w:val="00C71D01"/>
    <w:rsid w:val="00CA0A87"/>
    <w:rsid w:val="00CB7640"/>
    <w:rsid w:val="00CE6206"/>
    <w:rsid w:val="00D07776"/>
    <w:rsid w:val="00D11A78"/>
    <w:rsid w:val="00D24383"/>
    <w:rsid w:val="00D33CD2"/>
    <w:rsid w:val="00D42CF3"/>
    <w:rsid w:val="00D82FC5"/>
    <w:rsid w:val="00D877F4"/>
    <w:rsid w:val="00D90EA3"/>
    <w:rsid w:val="00D9285F"/>
    <w:rsid w:val="00DA4D1C"/>
    <w:rsid w:val="00DA6D4B"/>
    <w:rsid w:val="00DB26D8"/>
    <w:rsid w:val="00E03E7B"/>
    <w:rsid w:val="00E35898"/>
    <w:rsid w:val="00E619A2"/>
    <w:rsid w:val="00E61C58"/>
    <w:rsid w:val="00E72975"/>
    <w:rsid w:val="00E861A5"/>
    <w:rsid w:val="00EF1C29"/>
    <w:rsid w:val="00F0465E"/>
    <w:rsid w:val="00F44F7B"/>
    <w:rsid w:val="00F85C3D"/>
    <w:rsid w:val="00FB3627"/>
    <w:rsid w:val="00FC0822"/>
    <w:rsid w:val="00FF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B0EC"/>
  <w15:chartTrackingRefBased/>
  <w15:docId w15:val="{56BE1422-15B0-46BB-944B-1CF4E525C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o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FC4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F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3FC4"/>
    <w:pPr>
      <w:spacing w:after="0" w:line="240" w:lineRule="auto"/>
    </w:pPr>
    <w:rPr>
      <w:lang w:val="en-IN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93F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93FC4"/>
    <w:pPr>
      <w:spacing w:line="240" w:lineRule="auto"/>
    </w:pPr>
    <w:rPr>
      <w:sz w:val="20"/>
      <w:szCs w:val="20"/>
      <w:lang w:bidi="or-I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93FC4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A6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975"/>
    <w:rPr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022F"/>
    <w:rPr>
      <w:b/>
      <w:bCs/>
      <w:lang w:bidi="ar-S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022F"/>
    <w:rPr>
      <w:b/>
      <w:bCs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C02B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2BEA"/>
    <w:rPr>
      <w:lang w:bidi="ar-SA"/>
    </w:rPr>
  </w:style>
  <w:style w:type="paragraph" w:styleId="Revision">
    <w:name w:val="Revision"/>
    <w:hidden/>
    <w:uiPriority w:val="99"/>
    <w:semiHidden/>
    <w:rsid w:val="00050067"/>
    <w:pPr>
      <w:spacing w:after="0" w:line="240" w:lineRule="auto"/>
    </w:pPr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microsoft.com/office/2011/relationships/people" Target="people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ca993b-b6bc-4113-99de-a211870a4452">
      <Terms xmlns="http://schemas.microsoft.com/office/infopath/2007/PartnerControls"/>
    </lcf76f155ced4ddcb4097134ff3c332f>
    <TaxCatchAll xmlns="9eca5fc9-8bfb-495c-bbec-76d384a6d7d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53891E2FD5764EB975B6A6029DFCD2" ma:contentTypeVersion="11" ma:contentTypeDescription="Create a new document." ma:contentTypeScope="" ma:versionID="9d54884602efb6b161d1b87ebe9cdde1">
  <xsd:schema xmlns:xsd="http://www.w3.org/2001/XMLSchema" xmlns:xs="http://www.w3.org/2001/XMLSchema" xmlns:p="http://schemas.microsoft.com/office/2006/metadata/properties" xmlns:ns2="b0ca993b-b6bc-4113-99de-a211870a4452" xmlns:ns3="9eca5fc9-8bfb-495c-bbec-76d384a6d7de" targetNamespace="http://schemas.microsoft.com/office/2006/metadata/properties" ma:root="true" ma:fieldsID="f86acc7623f13b770a42fbb9b8836cbf" ns2:_="" ns3:_="">
    <xsd:import namespace="b0ca993b-b6bc-4113-99de-a211870a4452"/>
    <xsd:import namespace="9eca5fc9-8bfb-495c-bbec-76d384a6d7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ca993b-b6bc-4113-99de-a211870a4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303834e-7c61-44a6-8d91-b93222de6d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ca5fc9-8bfb-495c-bbec-76d384a6d7d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0edc9b6-d766-432f-9f5f-32df6f466364}" ma:internalName="TaxCatchAll" ma:showField="CatchAllData" ma:web="9eca5fc9-8bfb-495c-bbec-76d384a6d7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8B497D-14D3-46B4-95C3-ED47186DF9A5}">
  <ds:schemaRefs>
    <ds:schemaRef ds:uri="http://schemas.microsoft.com/office/2006/metadata/properties"/>
    <ds:schemaRef ds:uri="http://schemas.microsoft.com/office/infopath/2007/PartnerControls"/>
    <ds:schemaRef ds:uri="b0ca993b-b6bc-4113-99de-a211870a4452"/>
    <ds:schemaRef ds:uri="9eca5fc9-8bfb-495c-bbec-76d384a6d7de"/>
  </ds:schemaRefs>
</ds:datastoreItem>
</file>

<file path=customXml/itemProps2.xml><?xml version="1.0" encoding="utf-8"?>
<ds:datastoreItem xmlns:ds="http://schemas.openxmlformats.org/officeDocument/2006/customXml" ds:itemID="{7C179327-7D6B-40C4-99D4-B0E04D7F79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CE49D4-F5F6-4AB4-967E-701B42D5C6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ca993b-b6bc-4113-99de-a211870a4452"/>
    <ds:schemaRef ds:uri="9eca5fc9-8bfb-495c-bbec-76d384a6d7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13</Pages>
  <Words>1570</Words>
  <Characters>7746</Characters>
  <Application>Microsoft Office Word</Application>
  <DocSecurity>0</DocSecurity>
  <Lines>645</Lines>
  <Paragraphs>310</Paragraphs>
  <ScaleCrop>false</ScaleCrop>
  <Company/>
  <LinksUpToDate>false</LinksUpToDate>
  <CharactersWithSpaces>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Rijuta Das</dc:creator>
  <cp:keywords/>
  <dc:description/>
  <cp:lastModifiedBy>Rijuta Das</cp:lastModifiedBy>
  <cp:revision>92</cp:revision>
  <dcterms:created xsi:type="dcterms:W3CDTF">2026-01-28T02:10:00Z</dcterms:created>
  <dcterms:modified xsi:type="dcterms:W3CDTF">2026-02-11T08:16:00Z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643e3ebf,3e85c9d7,33cf856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– Default</vt:lpwstr>
  </property>
  <property fmtid="{D5CDD505-2E9C-101B-9397-08002B2CF9AE}" pid="5" name="MSIP_Label_220aca70-76d6-47e1-8137-bfa70b036390_Enabled">
    <vt:lpwstr>true</vt:lpwstr>
  </property>
  <property fmtid="{D5CDD505-2E9C-101B-9397-08002B2CF9AE}" pid="6" name="MSIP_Label_220aca70-76d6-47e1-8137-bfa70b036390_SetDate">
    <vt:lpwstr>2026-01-27T12:52:33Z</vt:lpwstr>
  </property>
  <property fmtid="{D5CDD505-2E9C-101B-9397-08002B2CF9AE}" pid="7" name="MSIP_Label_220aca70-76d6-47e1-8137-bfa70b036390_Method">
    <vt:lpwstr>Privileged</vt:lpwstr>
  </property>
  <property fmtid="{D5CDD505-2E9C-101B-9397-08002B2CF9AE}" pid="8" name="MSIP_Label_220aca70-76d6-47e1-8137-bfa70b036390_Name">
    <vt:lpwstr>Confidential – Default</vt:lpwstr>
  </property>
  <property fmtid="{D5CDD505-2E9C-101B-9397-08002B2CF9AE}" pid="9" name="MSIP_Label_220aca70-76d6-47e1-8137-bfa70b036390_SiteId">
    <vt:lpwstr>75c3e1d9-ede6-4170-a7eb-fb975ba962e6</vt:lpwstr>
  </property>
  <property fmtid="{D5CDD505-2E9C-101B-9397-08002B2CF9AE}" pid="10" name="MSIP_Label_220aca70-76d6-47e1-8137-bfa70b036390_ActionId">
    <vt:lpwstr>63c133db-2f14-4ff2-aacb-dfa9af6e5d8e</vt:lpwstr>
  </property>
  <property fmtid="{D5CDD505-2E9C-101B-9397-08002B2CF9AE}" pid="11" name="MSIP_Label_220aca70-76d6-47e1-8137-bfa70b036390_ContentBits">
    <vt:lpwstr>2</vt:lpwstr>
  </property>
  <property fmtid="{D5CDD505-2E9C-101B-9397-08002B2CF9AE}" pid="12" name="MSIP_Label_220aca70-76d6-47e1-8137-bfa70b036390_Tag">
    <vt:lpwstr>10, 0, 1, 1</vt:lpwstr>
  </property>
  <property fmtid="{D5CDD505-2E9C-101B-9397-08002B2CF9AE}" pid="13" name="ContentTypeId">
    <vt:lpwstr>0x0101005353891E2FD5764EB975B6A6029DFCD2</vt:lpwstr>
  </property>
  <property fmtid="{D5CDD505-2E9C-101B-9397-08002B2CF9AE}" pid="14" name="MediaServiceImageTags">
    <vt:lpwstr/>
  </property>
</Properties>
</file>